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CD4D5" w14:textId="77777777" w:rsidR="00D87ABA" w:rsidRPr="00B90C20" w:rsidRDefault="00D87ABA" w:rsidP="002F1330">
      <w:pPr>
        <w:spacing w:before="120" w:after="120"/>
        <w:ind w:hanging="720"/>
        <w:jc w:val="center"/>
        <w:rPr>
          <w:rFonts w:ascii="Arial" w:hAnsi="Arial" w:cs="Arial"/>
          <w:b/>
          <w:sz w:val="20"/>
          <w:szCs w:val="20"/>
        </w:rPr>
      </w:pPr>
    </w:p>
    <w:p w14:paraId="358DA734" w14:textId="77777777" w:rsidR="0013259A" w:rsidRPr="00B90C20" w:rsidRDefault="0013259A" w:rsidP="002F1330">
      <w:pPr>
        <w:spacing w:before="120" w:after="120"/>
        <w:jc w:val="center"/>
        <w:rPr>
          <w:rFonts w:ascii="Arial" w:hAnsi="Arial" w:cs="Arial"/>
          <w:b/>
          <w:sz w:val="20"/>
          <w:szCs w:val="20"/>
        </w:rPr>
      </w:pPr>
    </w:p>
    <w:p w14:paraId="165435BC" w14:textId="77777777" w:rsidR="0013259A" w:rsidRPr="00B90C20" w:rsidRDefault="002125AA" w:rsidP="002F1330">
      <w:pPr>
        <w:spacing w:before="120" w:after="120"/>
        <w:ind w:hanging="720"/>
        <w:jc w:val="center"/>
        <w:rPr>
          <w:rFonts w:ascii="Arial" w:hAnsi="Arial" w:cs="Arial"/>
          <w:sz w:val="20"/>
          <w:szCs w:val="20"/>
        </w:rPr>
      </w:pPr>
      <w:r w:rsidRPr="00B90C20">
        <w:rPr>
          <w:rFonts w:ascii="Arial" w:hAnsi="Arial" w:cs="Arial"/>
          <w:sz w:val="20"/>
          <w:szCs w:val="20"/>
        </w:rPr>
        <w:softHyphen/>
      </w:r>
    </w:p>
    <w:p w14:paraId="379E2E7C" w14:textId="77777777" w:rsidR="00617241" w:rsidRPr="00B90C20" w:rsidRDefault="00617241" w:rsidP="002F1330">
      <w:pPr>
        <w:spacing w:before="120" w:after="120"/>
        <w:ind w:hanging="720"/>
        <w:jc w:val="center"/>
        <w:rPr>
          <w:rFonts w:ascii="Arial" w:hAnsi="Arial" w:cs="Arial"/>
          <w:sz w:val="20"/>
          <w:szCs w:val="20"/>
        </w:rPr>
      </w:pPr>
    </w:p>
    <w:p w14:paraId="4A6A25EF" w14:textId="77777777" w:rsidR="00617241" w:rsidRPr="00B90C20" w:rsidRDefault="00617241" w:rsidP="002F1330">
      <w:pPr>
        <w:spacing w:before="120" w:after="120"/>
        <w:ind w:hanging="720"/>
        <w:jc w:val="center"/>
        <w:rPr>
          <w:rFonts w:ascii="Arial" w:hAnsi="Arial" w:cs="Arial"/>
          <w:sz w:val="20"/>
          <w:szCs w:val="20"/>
        </w:rPr>
      </w:pPr>
    </w:p>
    <w:p w14:paraId="653E2853" w14:textId="77777777" w:rsidR="00617241" w:rsidRPr="00B90C20" w:rsidRDefault="00617241" w:rsidP="002F1330">
      <w:pPr>
        <w:spacing w:before="120" w:after="120"/>
        <w:ind w:hanging="720"/>
        <w:jc w:val="center"/>
        <w:rPr>
          <w:rFonts w:ascii="Arial" w:hAnsi="Arial" w:cs="Arial"/>
          <w:sz w:val="20"/>
          <w:szCs w:val="20"/>
        </w:rPr>
      </w:pPr>
    </w:p>
    <w:p w14:paraId="1C9DE493" w14:textId="77777777" w:rsidR="00617241" w:rsidRPr="00B90C20" w:rsidRDefault="00617241" w:rsidP="002F1330">
      <w:pPr>
        <w:spacing w:before="120" w:after="120"/>
        <w:ind w:hanging="720"/>
        <w:jc w:val="center"/>
        <w:rPr>
          <w:rFonts w:ascii="Arial" w:hAnsi="Arial" w:cs="Arial"/>
          <w:sz w:val="20"/>
          <w:szCs w:val="20"/>
        </w:rPr>
      </w:pPr>
    </w:p>
    <w:p w14:paraId="7056AEDF" w14:textId="77777777" w:rsidR="005F6D95" w:rsidRPr="00B90C20" w:rsidRDefault="005F6D95" w:rsidP="002F1330">
      <w:pPr>
        <w:spacing w:before="120" w:after="120"/>
        <w:jc w:val="center"/>
        <w:rPr>
          <w:rFonts w:ascii="Arial" w:hAnsi="Arial" w:cs="Arial"/>
          <w:sz w:val="20"/>
          <w:szCs w:val="20"/>
        </w:rPr>
      </w:pPr>
    </w:p>
    <w:p w14:paraId="487F8830" w14:textId="77777777" w:rsidR="005F6D95" w:rsidRPr="00B90C20" w:rsidRDefault="005F6D95" w:rsidP="002F1330">
      <w:pPr>
        <w:spacing w:before="120" w:after="120"/>
        <w:jc w:val="center"/>
        <w:rPr>
          <w:rFonts w:ascii="Arial" w:hAnsi="Arial" w:cs="Arial"/>
          <w:sz w:val="20"/>
          <w:szCs w:val="20"/>
        </w:rPr>
      </w:pPr>
    </w:p>
    <w:p w14:paraId="5F9877EC" w14:textId="77777777" w:rsidR="005F6D95" w:rsidRPr="00B90C20" w:rsidRDefault="005F6D95" w:rsidP="002F1330">
      <w:pPr>
        <w:spacing w:before="120" w:after="120"/>
        <w:jc w:val="center"/>
        <w:rPr>
          <w:rFonts w:ascii="Arial" w:hAnsi="Arial" w:cs="Arial"/>
          <w:sz w:val="20"/>
          <w:szCs w:val="20"/>
        </w:rPr>
      </w:pPr>
    </w:p>
    <w:p w14:paraId="773D7472" w14:textId="77777777" w:rsidR="005F6D95" w:rsidRPr="00B90C20" w:rsidRDefault="005F6D95" w:rsidP="002F1330">
      <w:pPr>
        <w:spacing w:before="120" w:after="120"/>
        <w:jc w:val="center"/>
        <w:rPr>
          <w:rFonts w:ascii="Arial" w:hAnsi="Arial" w:cs="Arial"/>
          <w:sz w:val="20"/>
          <w:szCs w:val="20"/>
        </w:rPr>
      </w:pPr>
    </w:p>
    <w:p w14:paraId="0BA91FD8" w14:textId="77777777" w:rsidR="005F6D95" w:rsidRPr="00B90C20" w:rsidRDefault="005F6D95" w:rsidP="002F1330">
      <w:pPr>
        <w:spacing w:before="120" w:after="120"/>
        <w:jc w:val="center"/>
        <w:rPr>
          <w:rFonts w:ascii="Arial" w:hAnsi="Arial" w:cs="Arial"/>
          <w:sz w:val="20"/>
          <w:szCs w:val="20"/>
        </w:rPr>
      </w:pPr>
    </w:p>
    <w:p w14:paraId="723760A1" w14:textId="77777777" w:rsidR="00D8154E" w:rsidRPr="00B90C20" w:rsidRDefault="00D8154E" w:rsidP="002F1330">
      <w:pPr>
        <w:spacing w:before="120" w:after="120"/>
        <w:jc w:val="center"/>
        <w:rPr>
          <w:rFonts w:ascii="Arial" w:hAnsi="Arial" w:cs="Arial"/>
          <w:sz w:val="20"/>
          <w:szCs w:val="20"/>
        </w:rPr>
      </w:pPr>
    </w:p>
    <w:p w14:paraId="51830569" w14:textId="77777777" w:rsidR="002F2F4A" w:rsidRDefault="002F2F4A" w:rsidP="002F1330">
      <w:pPr>
        <w:spacing w:before="120" w:after="120"/>
        <w:jc w:val="center"/>
        <w:rPr>
          <w:rFonts w:ascii="Arial" w:hAnsi="Arial" w:cs="Arial"/>
          <w:b/>
          <w:sz w:val="20"/>
          <w:szCs w:val="20"/>
        </w:rPr>
      </w:pPr>
    </w:p>
    <w:p w14:paraId="2A736FFA" w14:textId="77777777" w:rsidR="00D30DFB" w:rsidRPr="00B90C20" w:rsidRDefault="00D30DFB" w:rsidP="002F1330">
      <w:pPr>
        <w:spacing w:before="120" w:after="120"/>
        <w:jc w:val="center"/>
        <w:rPr>
          <w:rFonts w:ascii="Arial" w:hAnsi="Arial" w:cs="Arial"/>
          <w:b/>
          <w:sz w:val="20"/>
          <w:szCs w:val="20"/>
        </w:rPr>
      </w:pPr>
    </w:p>
    <w:p w14:paraId="299B93B4" w14:textId="77777777" w:rsidR="007238E2" w:rsidRDefault="007238E2" w:rsidP="002F1330">
      <w:pPr>
        <w:spacing w:before="120" w:after="120"/>
        <w:jc w:val="center"/>
        <w:rPr>
          <w:rFonts w:ascii="Arial" w:hAnsi="Arial" w:cs="Arial"/>
          <w:b/>
        </w:rPr>
      </w:pPr>
      <w:r>
        <w:rPr>
          <w:rFonts w:ascii="Arial" w:hAnsi="Arial" w:cs="Arial"/>
          <w:b/>
        </w:rPr>
        <w:t>Technical Proposal</w:t>
      </w:r>
    </w:p>
    <w:p w14:paraId="507E179D" w14:textId="77777777" w:rsidR="007238E2" w:rsidRDefault="00D30DFB" w:rsidP="002F1330">
      <w:pPr>
        <w:spacing w:before="120" w:after="120"/>
        <w:jc w:val="center"/>
        <w:rPr>
          <w:rFonts w:ascii="Arial" w:hAnsi="Arial" w:cs="Arial"/>
          <w:b/>
        </w:rPr>
      </w:pPr>
      <w:r w:rsidRPr="00333E49">
        <w:rPr>
          <w:rFonts w:ascii="Arial" w:hAnsi="Arial" w:cs="Arial"/>
          <w:b/>
        </w:rPr>
        <w:t xml:space="preserve"> </w:t>
      </w:r>
      <w:r w:rsidR="007238E2">
        <w:rPr>
          <w:rFonts w:ascii="Arial" w:hAnsi="Arial" w:cs="Arial"/>
          <w:b/>
        </w:rPr>
        <w:t>f</w:t>
      </w:r>
      <w:r w:rsidRPr="00333E49">
        <w:rPr>
          <w:rFonts w:ascii="Arial" w:hAnsi="Arial" w:cs="Arial"/>
          <w:b/>
        </w:rPr>
        <w:t>or</w:t>
      </w:r>
    </w:p>
    <w:p w14:paraId="105CB6DB" w14:textId="7924997B" w:rsidR="00E5343C" w:rsidRDefault="00867008" w:rsidP="002F1330">
      <w:pPr>
        <w:spacing w:before="120" w:after="120"/>
        <w:jc w:val="center"/>
        <w:rPr>
          <w:rFonts w:ascii="Arial" w:hAnsi="Arial" w:cs="Arial"/>
          <w:b/>
        </w:rPr>
      </w:pPr>
      <w:r>
        <w:rPr>
          <w:rFonts w:ascii="Arial" w:hAnsi="Arial" w:cs="Arial"/>
          <w:b/>
        </w:rPr>
        <w:t>Lead</w:t>
      </w:r>
      <w:r w:rsidR="00D30DFB" w:rsidRPr="00333E49">
        <w:rPr>
          <w:rFonts w:ascii="Arial" w:hAnsi="Arial" w:cs="Arial"/>
          <w:b/>
        </w:rPr>
        <w:t xml:space="preserve"> </w:t>
      </w:r>
      <w:r w:rsidR="00E5343C">
        <w:rPr>
          <w:rFonts w:ascii="Arial" w:hAnsi="Arial" w:cs="Arial"/>
          <w:b/>
        </w:rPr>
        <w:t xml:space="preserve">Consultancy Services of Interior Design </w:t>
      </w:r>
    </w:p>
    <w:p w14:paraId="4FDFBAB6" w14:textId="77777777" w:rsidR="00E5343C" w:rsidRDefault="00E5343C" w:rsidP="002F1330">
      <w:pPr>
        <w:spacing w:before="120" w:after="120"/>
        <w:jc w:val="center"/>
        <w:rPr>
          <w:rFonts w:ascii="Arial" w:hAnsi="Arial" w:cs="Arial"/>
          <w:b/>
        </w:rPr>
      </w:pPr>
      <w:r>
        <w:rPr>
          <w:rFonts w:ascii="Arial" w:hAnsi="Arial" w:cs="Arial"/>
          <w:b/>
        </w:rPr>
        <w:t xml:space="preserve">for </w:t>
      </w:r>
    </w:p>
    <w:p w14:paraId="550AB913" w14:textId="5C339977" w:rsidR="00E5343C" w:rsidRDefault="00FC4C70" w:rsidP="002F1330">
      <w:pPr>
        <w:spacing w:before="120" w:after="120"/>
        <w:jc w:val="center"/>
        <w:rPr>
          <w:rFonts w:ascii="Arial" w:hAnsi="Arial" w:cs="Arial"/>
          <w:b/>
        </w:rPr>
      </w:pPr>
      <w:r>
        <w:rPr>
          <w:rFonts w:ascii="Arial" w:hAnsi="Arial" w:cs="Arial"/>
          <w:b/>
        </w:rPr>
        <w:t>Lingnan University Hong Kong</w:t>
      </w:r>
    </w:p>
    <w:p w14:paraId="3CAAE0A6" w14:textId="0187A046" w:rsidR="00E5343C" w:rsidRDefault="00FC4C70" w:rsidP="002F1330">
      <w:pPr>
        <w:spacing w:before="120" w:after="120"/>
        <w:jc w:val="center"/>
        <w:rPr>
          <w:rFonts w:ascii="Arial" w:hAnsi="Arial" w:cs="Arial"/>
          <w:b/>
        </w:rPr>
      </w:pPr>
      <w:r>
        <w:rPr>
          <w:rFonts w:ascii="Arial" w:hAnsi="Arial" w:cs="Arial"/>
          <w:b/>
        </w:rPr>
        <w:t>at</w:t>
      </w:r>
    </w:p>
    <w:p w14:paraId="4B1C5FBE" w14:textId="582AFC48" w:rsidR="00FC4C70" w:rsidRPr="00B90C20" w:rsidRDefault="00FC4C70" w:rsidP="002F1330">
      <w:pPr>
        <w:spacing w:before="120" w:after="120"/>
        <w:jc w:val="center"/>
        <w:rPr>
          <w:rFonts w:ascii="Arial" w:hAnsi="Arial" w:cs="Arial"/>
          <w:b/>
          <w:sz w:val="20"/>
          <w:szCs w:val="20"/>
        </w:rPr>
      </w:pPr>
      <w:r>
        <w:rPr>
          <w:rFonts w:ascii="Arial" w:hAnsi="Arial" w:cs="Arial"/>
          <w:b/>
        </w:rPr>
        <w:t>Levels 12 and 13 of M+ Learning Centre</w:t>
      </w:r>
    </w:p>
    <w:p w14:paraId="027916DA" w14:textId="77777777" w:rsidR="0013259A" w:rsidRPr="00B90C20" w:rsidRDefault="0013259A" w:rsidP="002F1330">
      <w:pPr>
        <w:spacing w:before="120" w:after="120"/>
        <w:jc w:val="center"/>
        <w:rPr>
          <w:rFonts w:ascii="Arial" w:hAnsi="Arial" w:cs="Arial"/>
          <w:b/>
          <w:sz w:val="20"/>
          <w:szCs w:val="20"/>
        </w:rPr>
      </w:pPr>
    </w:p>
    <w:p w14:paraId="7A6E54CD" w14:textId="77777777" w:rsidR="002125AA" w:rsidRPr="00B90C20" w:rsidRDefault="002125AA" w:rsidP="002F1330">
      <w:pPr>
        <w:spacing w:before="120" w:after="120"/>
        <w:jc w:val="center"/>
        <w:rPr>
          <w:rFonts w:ascii="Arial" w:hAnsi="Arial" w:cs="Arial"/>
          <w:b/>
          <w:sz w:val="20"/>
          <w:szCs w:val="20"/>
        </w:rPr>
      </w:pPr>
    </w:p>
    <w:p w14:paraId="75B831BC" w14:textId="77777777" w:rsidR="00151784" w:rsidRPr="00B90C20" w:rsidRDefault="00151784" w:rsidP="002F1330">
      <w:pPr>
        <w:spacing w:before="120" w:after="120"/>
        <w:jc w:val="center"/>
        <w:rPr>
          <w:rFonts w:ascii="Arial" w:hAnsi="Arial" w:cs="Arial"/>
          <w:b/>
          <w:sz w:val="20"/>
          <w:szCs w:val="20"/>
        </w:rPr>
      </w:pPr>
    </w:p>
    <w:p w14:paraId="3658F468" w14:textId="77777777" w:rsidR="00261CD0" w:rsidRPr="00B90C20" w:rsidRDefault="00261CD0" w:rsidP="002F1330">
      <w:pPr>
        <w:spacing w:before="120" w:after="120"/>
        <w:jc w:val="center"/>
        <w:rPr>
          <w:rFonts w:ascii="Arial" w:hAnsi="Arial" w:cs="Arial"/>
          <w:sz w:val="20"/>
          <w:szCs w:val="20"/>
        </w:rPr>
      </w:pPr>
    </w:p>
    <w:p w14:paraId="0DA4FE0B" w14:textId="191CB133" w:rsidR="008B55B7" w:rsidRPr="00C367E2" w:rsidRDefault="00E5343C" w:rsidP="002F1330">
      <w:pPr>
        <w:spacing w:before="120" w:after="120"/>
        <w:jc w:val="center"/>
        <w:rPr>
          <w:rFonts w:ascii="Arial" w:hAnsi="Arial" w:cs="Arial"/>
          <w:b/>
          <w:sz w:val="20"/>
          <w:szCs w:val="20"/>
        </w:rPr>
      </w:pPr>
      <w:r>
        <w:rPr>
          <w:rFonts w:ascii="Arial" w:hAnsi="Arial" w:cs="Arial"/>
          <w:b/>
          <w:sz w:val="20"/>
          <w:szCs w:val="20"/>
        </w:rPr>
        <w:t>Wedne</w:t>
      </w:r>
      <w:r w:rsidR="001B310D">
        <w:rPr>
          <w:rFonts w:ascii="Arial" w:hAnsi="Arial" w:cs="Arial"/>
          <w:b/>
          <w:sz w:val="20"/>
          <w:szCs w:val="20"/>
        </w:rPr>
        <w:t>sda</w:t>
      </w:r>
      <w:r>
        <w:rPr>
          <w:rFonts w:ascii="Arial" w:hAnsi="Arial" w:cs="Arial"/>
          <w:b/>
          <w:sz w:val="20"/>
          <w:szCs w:val="20"/>
        </w:rPr>
        <w:t xml:space="preserve">y </w:t>
      </w:r>
      <w:r w:rsidR="00FC4C70">
        <w:rPr>
          <w:rFonts w:ascii="Arial" w:hAnsi="Arial" w:cs="Arial"/>
          <w:b/>
          <w:sz w:val="20"/>
          <w:szCs w:val="20"/>
        </w:rPr>
        <w:t>23</w:t>
      </w:r>
      <w:r w:rsidR="00FC4C70" w:rsidRPr="00FC4C70">
        <w:rPr>
          <w:rFonts w:ascii="Arial" w:hAnsi="Arial" w:cs="Arial"/>
          <w:b/>
          <w:sz w:val="20"/>
          <w:szCs w:val="20"/>
          <w:vertAlign w:val="superscript"/>
        </w:rPr>
        <w:t>rd</w:t>
      </w:r>
      <w:r w:rsidR="00FC4C70">
        <w:rPr>
          <w:rFonts w:ascii="Arial" w:hAnsi="Arial" w:cs="Arial"/>
          <w:b/>
          <w:sz w:val="20"/>
          <w:szCs w:val="20"/>
        </w:rPr>
        <w:t xml:space="preserve"> November 2022</w:t>
      </w:r>
    </w:p>
    <w:p w14:paraId="0DB2B1AF" w14:textId="77777777" w:rsidR="008B55B7" w:rsidRDefault="008B55B7" w:rsidP="002F1330">
      <w:pPr>
        <w:spacing w:before="120" w:after="120"/>
        <w:jc w:val="center"/>
        <w:rPr>
          <w:rFonts w:ascii="Arial" w:hAnsi="Arial" w:cs="Arial"/>
          <w:b/>
          <w:sz w:val="20"/>
          <w:szCs w:val="20"/>
        </w:rPr>
      </w:pPr>
    </w:p>
    <w:p w14:paraId="1B573735" w14:textId="77777777" w:rsidR="007238E2" w:rsidRDefault="007238E2" w:rsidP="002F1330">
      <w:pPr>
        <w:spacing w:before="120" w:after="120"/>
        <w:jc w:val="center"/>
        <w:rPr>
          <w:rFonts w:ascii="Arial" w:hAnsi="Arial" w:cs="Arial"/>
          <w:b/>
          <w:sz w:val="20"/>
          <w:szCs w:val="20"/>
        </w:rPr>
      </w:pPr>
    </w:p>
    <w:p w14:paraId="7BED9B4E" w14:textId="77777777" w:rsidR="00DF3CA3" w:rsidRDefault="00DF3CA3" w:rsidP="002F1330">
      <w:pPr>
        <w:spacing w:before="120" w:after="120"/>
        <w:jc w:val="center"/>
        <w:rPr>
          <w:rFonts w:ascii="Arial" w:hAnsi="Arial" w:cs="Arial"/>
          <w:b/>
          <w:sz w:val="20"/>
          <w:szCs w:val="20"/>
        </w:rPr>
      </w:pPr>
    </w:p>
    <w:p w14:paraId="656C023C" w14:textId="77777777" w:rsidR="00DF3CA3" w:rsidRDefault="00DF3CA3" w:rsidP="002F1330">
      <w:pPr>
        <w:spacing w:before="120" w:after="120"/>
        <w:jc w:val="center"/>
        <w:rPr>
          <w:rFonts w:ascii="Arial" w:hAnsi="Arial" w:cs="Arial"/>
          <w:b/>
          <w:sz w:val="20"/>
          <w:szCs w:val="20"/>
        </w:rPr>
      </w:pPr>
    </w:p>
    <w:p w14:paraId="7B9E9E38" w14:textId="77777777" w:rsidR="007238E2" w:rsidRDefault="007238E2" w:rsidP="002F1330">
      <w:pPr>
        <w:spacing w:before="120" w:after="120"/>
        <w:jc w:val="center"/>
        <w:rPr>
          <w:rFonts w:ascii="Arial" w:hAnsi="Arial" w:cs="Arial"/>
          <w:b/>
          <w:sz w:val="20"/>
          <w:szCs w:val="20"/>
        </w:rPr>
      </w:pPr>
    </w:p>
    <w:p w14:paraId="0F28D62A" w14:textId="77777777" w:rsidR="007238E2" w:rsidRDefault="007238E2" w:rsidP="002F1330">
      <w:pPr>
        <w:spacing w:before="120" w:after="120"/>
        <w:jc w:val="center"/>
        <w:rPr>
          <w:rFonts w:ascii="Arial" w:hAnsi="Arial" w:cs="Arial"/>
          <w:b/>
          <w:sz w:val="20"/>
          <w:szCs w:val="20"/>
        </w:rPr>
      </w:pPr>
    </w:p>
    <w:p w14:paraId="58A5F1F4" w14:textId="77777777" w:rsidR="00FC4C70" w:rsidRDefault="007238E2" w:rsidP="007238E2">
      <w:pPr>
        <w:spacing w:before="120" w:after="120"/>
        <w:rPr>
          <w:rFonts w:ascii="Arial" w:hAnsi="Arial" w:cs="Arial"/>
          <w:b/>
          <w:noProof/>
          <w:szCs w:val="21"/>
        </w:rPr>
      </w:pPr>
      <w:r>
        <w:rPr>
          <w:rFonts w:ascii="Arial" w:hAnsi="Arial" w:cs="Arial"/>
          <w:b/>
          <w:sz w:val="20"/>
          <w:szCs w:val="20"/>
        </w:rPr>
        <w:t xml:space="preserve">     </w:t>
      </w:r>
      <w:r w:rsidR="00DF3CA3">
        <w:rPr>
          <w:rFonts w:ascii="Arial" w:hAnsi="Arial" w:cs="Arial"/>
          <w:b/>
          <w:sz w:val="20"/>
          <w:szCs w:val="20"/>
        </w:rPr>
        <w:t xml:space="preserve">  </w:t>
      </w:r>
      <w:r>
        <w:rPr>
          <w:rFonts w:ascii="Arial" w:hAnsi="Arial" w:cs="Arial"/>
          <w:b/>
          <w:sz w:val="20"/>
          <w:szCs w:val="20"/>
        </w:rPr>
        <w:t xml:space="preserve">   </w:t>
      </w:r>
      <w:r w:rsidR="00FC4C70">
        <w:rPr>
          <w:rFonts w:ascii="Arial" w:hAnsi="Arial" w:cs="Arial"/>
          <w:b/>
          <w:noProof/>
          <w:szCs w:val="21"/>
        </w:rPr>
        <w:tab/>
      </w:r>
      <w:r w:rsidR="00FC4C70">
        <w:rPr>
          <w:rFonts w:ascii="Arial" w:hAnsi="Arial" w:cs="Arial"/>
          <w:b/>
          <w:noProof/>
          <w:szCs w:val="21"/>
        </w:rPr>
        <w:tab/>
      </w:r>
      <w:r w:rsidR="00FC4C70">
        <w:rPr>
          <w:rFonts w:ascii="Arial" w:hAnsi="Arial" w:cs="Arial"/>
          <w:b/>
          <w:noProof/>
          <w:szCs w:val="21"/>
        </w:rPr>
        <w:tab/>
      </w:r>
      <w:r w:rsidR="00FC4C70">
        <w:rPr>
          <w:rFonts w:ascii="Arial" w:hAnsi="Arial" w:cs="Arial"/>
          <w:b/>
          <w:noProof/>
          <w:szCs w:val="21"/>
        </w:rPr>
        <w:tab/>
      </w:r>
      <w:r w:rsidR="00FC4C70">
        <w:rPr>
          <w:rFonts w:ascii="Arial" w:hAnsi="Arial" w:cs="Arial"/>
          <w:b/>
          <w:noProof/>
          <w:szCs w:val="21"/>
        </w:rPr>
        <w:tab/>
      </w:r>
      <w:r w:rsidR="00FC4C70">
        <w:rPr>
          <w:rFonts w:ascii="Arial" w:hAnsi="Arial" w:cs="Arial"/>
          <w:b/>
          <w:noProof/>
          <w:szCs w:val="21"/>
        </w:rPr>
        <w:tab/>
      </w:r>
      <w:r w:rsidR="00FC4C70">
        <w:rPr>
          <w:rFonts w:ascii="Arial" w:hAnsi="Arial" w:cs="Arial"/>
          <w:b/>
          <w:noProof/>
          <w:szCs w:val="21"/>
        </w:rPr>
        <w:tab/>
      </w:r>
      <w:r w:rsidR="00FC4C70">
        <w:rPr>
          <w:rFonts w:ascii="Arial" w:hAnsi="Arial" w:cs="Arial"/>
          <w:b/>
          <w:noProof/>
          <w:szCs w:val="21"/>
        </w:rPr>
        <w:tab/>
      </w:r>
    </w:p>
    <w:p w14:paraId="2CACBAA3" w14:textId="6DDD2A20" w:rsidR="0050358A" w:rsidRPr="00B90C20" w:rsidRDefault="007238E2" w:rsidP="00FC4C70">
      <w:pPr>
        <w:spacing w:before="120" w:after="120"/>
        <w:ind w:left="6480" w:firstLine="720"/>
        <w:rPr>
          <w:rFonts w:ascii="Arial" w:hAnsi="Arial" w:cs="Arial"/>
          <w:b/>
          <w:sz w:val="20"/>
          <w:szCs w:val="20"/>
        </w:rPr>
      </w:pPr>
      <w:r>
        <w:rPr>
          <w:rFonts w:ascii="Arial" w:hAnsi="Arial" w:cs="Arial"/>
          <w:b/>
          <w:sz w:val="20"/>
          <w:szCs w:val="20"/>
        </w:rPr>
        <w:t xml:space="preserve">   </w:t>
      </w:r>
      <w:r w:rsidR="00DF3CA3">
        <w:rPr>
          <w:rFonts w:ascii="Arial" w:hAnsi="Arial" w:cs="Arial"/>
          <w:b/>
          <w:sz w:val="20"/>
          <w:szCs w:val="20"/>
        </w:rPr>
        <w:t xml:space="preserve">  </w:t>
      </w:r>
      <w:r>
        <w:rPr>
          <w:rFonts w:ascii="Arial" w:hAnsi="Arial" w:cs="Arial"/>
          <w:b/>
          <w:sz w:val="20"/>
          <w:szCs w:val="20"/>
        </w:rPr>
        <w:t xml:space="preserve">     </w:t>
      </w:r>
      <w:r w:rsidR="00DF3CA3" w:rsidRPr="00040A8B">
        <w:rPr>
          <w:rFonts w:ascii="Arial" w:hAnsi="Arial" w:cs="Arial"/>
          <w:b/>
          <w:noProof/>
          <w:sz w:val="20"/>
          <w:szCs w:val="20"/>
        </w:rPr>
        <w:drawing>
          <wp:inline distT="0" distB="0" distL="0" distR="0" wp14:anchorId="113BB3D9" wp14:editId="3A6F453A">
            <wp:extent cx="1685925" cy="590074"/>
            <wp:effectExtent l="19050" t="0" r="9525" b="0"/>
            <wp:docPr id="6" name="Picture 1" descr="H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 Logo"/>
                    <pic:cNvPicPr>
                      <a:picLocks noChangeAspect="1" noChangeArrowheads="1"/>
                    </pic:cNvPicPr>
                  </pic:nvPicPr>
                  <pic:blipFill>
                    <a:blip r:embed="rId7" cstate="print"/>
                    <a:srcRect/>
                    <a:stretch>
                      <a:fillRect/>
                    </a:stretch>
                  </pic:blipFill>
                  <pic:spPr bwMode="auto">
                    <a:xfrm>
                      <a:off x="0" y="0"/>
                      <a:ext cx="1685925" cy="590074"/>
                    </a:xfrm>
                    <a:prstGeom prst="rect">
                      <a:avLst/>
                    </a:prstGeom>
                    <a:noFill/>
                    <a:ln w="9525">
                      <a:noFill/>
                      <a:miter lim="800000"/>
                      <a:headEnd/>
                      <a:tailEnd/>
                    </a:ln>
                  </pic:spPr>
                </pic:pic>
              </a:graphicData>
            </a:graphic>
          </wp:inline>
        </w:drawing>
      </w:r>
      <w:r>
        <w:rPr>
          <w:rFonts w:ascii="Arial" w:hAnsi="Arial" w:cs="Arial"/>
          <w:b/>
          <w:sz w:val="20"/>
          <w:szCs w:val="20"/>
        </w:rPr>
        <w:t xml:space="preserve">                                    </w:t>
      </w:r>
      <w:r w:rsidR="0050358A" w:rsidRPr="00B90C20">
        <w:rPr>
          <w:rFonts w:ascii="Arial" w:hAnsi="Arial" w:cs="Arial"/>
          <w:b/>
          <w:sz w:val="20"/>
          <w:szCs w:val="20"/>
        </w:rPr>
        <w:br w:type="page"/>
      </w:r>
    </w:p>
    <w:p w14:paraId="7980CD96" w14:textId="77777777" w:rsidR="005E20B3" w:rsidRPr="00812EB0" w:rsidRDefault="00282B6C" w:rsidP="002F1330">
      <w:pPr>
        <w:spacing w:before="120" w:after="120"/>
        <w:jc w:val="both"/>
        <w:rPr>
          <w:rFonts w:ascii="Arial" w:hAnsi="Arial" w:cs="Arial"/>
          <w:b/>
          <w:sz w:val="28"/>
          <w:szCs w:val="28"/>
        </w:rPr>
      </w:pPr>
      <w:r w:rsidRPr="00812EB0">
        <w:rPr>
          <w:rFonts w:ascii="Arial" w:hAnsi="Arial" w:cs="Arial"/>
          <w:b/>
          <w:sz w:val="28"/>
          <w:szCs w:val="28"/>
        </w:rPr>
        <w:lastRenderedPageBreak/>
        <w:t xml:space="preserve">Table of </w:t>
      </w:r>
      <w:r w:rsidR="005E20B3" w:rsidRPr="00812EB0">
        <w:rPr>
          <w:rFonts w:ascii="Arial" w:hAnsi="Arial" w:cs="Arial"/>
          <w:b/>
          <w:sz w:val="28"/>
          <w:szCs w:val="28"/>
        </w:rPr>
        <w:t>Contents</w:t>
      </w:r>
    </w:p>
    <w:p w14:paraId="5D5BF38B" w14:textId="77777777" w:rsidR="006C603A" w:rsidRPr="00F47754" w:rsidRDefault="006C603A" w:rsidP="002F1330">
      <w:pPr>
        <w:spacing w:before="120" w:after="120"/>
        <w:jc w:val="both"/>
        <w:rPr>
          <w:rFonts w:ascii="Arial" w:hAnsi="Arial" w:cs="Arial"/>
          <w:b/>
          <w:sz w:val="20"/>
          <w:szCs w:val="20"/>
        </w:rPr>
      </w:pPr>
    </w:p>
    <w:p w14:paraId="2B9B05AC" w14:textId="0133DC37" w:rsidR="00B05985" w:rsidRPr="00812EB0" w:rsidRDefault="00DE013A" w:rsidP="00B05985">
      <w:pPr>
        <w:numPr>
          <w:ilvl w:val="0"/>
          <w:numId w:val="25"/>
        </w:numPr>
        <w:autoSpaceDE w:val="0"/>
        <w:autoSpaceDN w:val="0"/>
        <w:adjustRightInd w:val="0"/>
        <w:rPr>
          <w:rFonts w:ascii="Arial" w:hAnsi="Arial" w:cs="Arial"/>
          <w:b/>
          <w:lang w:val="en-GB" w:eastAsia="zh-CN"/>
        </w:rPr>
      </w:pPr>
      <w:r>
        <w:rPr>
          <w:rFonts w:ascii="Arial" w:hAnsi="Arial" w:cs="Arial"/>
          <w:b/>
          <w:lang w:val="en-GB" w:eastAsia="zh-CN"/>
        </w:rPr>
        <w:t>Staffing</w:t>
      </w:r>
    </w:p>
    <w:p w14:paraId="753559B8" w14:textId="4F57EBFF" w:rsidR="00B05985" w:rsidRDefault="007238E2" w:rsidP="00DE013A">
      <w:pPr>
        <w:pStyle w:val="ListParagraph"/>
        <w:numPr>
          <w:ilvl w:val="0"/>
          <w:numId w:val="32"/>
        </w:numPr>
        <w:autoSpaceDE w:val="0"/>
        <w:autoSpaceDN w:val="0"/>
        <w:adjustRightInd w:val="0"/>
        <w:rPr>
          <w:rFonts w:ascii="Arial" w:hAnsi="Arial" w:cs="Arial"/>
          <w:b/>
          <w:lang w:val="en-GB" w:eastAsia="zh-CN"/>
        </w:rPr>
      </w:pPr>
      <w:r w:rsidRPr="00DE013A">
        <w:rPr>
          <w:rFonts w:ascii="Arial" w:hAnsi="Arial" w:cs="Arial"/>
          <w:b/>
          <w:lang w:val="en-GB" w:eastAsia="zh-CN"/>
        </w:rPr>
        <w:t xml:space="preserve">Staff </w:t>
      </w:r>
      <w:r w:rsidR="00DE013A">
        <w:rPr>
          <w:rFonts w:ascii="Arial" w:hAnsi="Arial" w:cs="Arial"/>
          <w:b/>
          <w:lang w:val="en-GB" w:eastAsia="zh-CN"/>
        </w:rPr>
        <w:t>Organisation Chart</w:t>
      </w:r>
    </w:p>
    <w:p w14:paraId="7B058713" w14:textId="1E21289A" w:rsidR="00DE013A" w:rsidRDefault="00DE013A" w:rsidP="00DE013A">
      <w:pPr>
        <w:pStyle w:val="ListParagraph"/>
        <w:numPr>
          <w:ilvl w:val="0"/>
          <w:numId w:val="32"/>
        </w:numPr>
        <w:autoSpaceDE w:val="0"/>
        <w:autoSpaceDN w:val="0"/>
        <w:adjustRightInd w:val="0"/>
        <w:rPr>
          <w:rFonts w:ascii="Arial" w:hAnsi="Arial" w:cs="Arial"/>
          <w:b/>
          <w:lang w:val="en-GB" w:eastAsia="zh-CN"/>
        </w:rPr>
      </w:pPr>
      <w:r>
        <w:rPr>
          <w:rFonts w:ascii="Arial" w:hAnsi="Arial" w:cs="Arial"/>
          <w:b/>
          <w:lang w:val="en-GB" w:eastAsia="zh-CN"/>
        </w:rPr>
        <w:t>Relevant Experience and Qualifications of Key Staff</w:t>
      </w:r>
    </w:p>
    <w:p w14:paraId="64A95F18" w14:textId="611033C2" w:rsidR="00DE013A" w:rsidRDefault="00DE013A" w:rsidP="00DE013A">
      <w:pPr>
        <w:pStyle w:val="ListParagraph"/>
        <w:numPr>
          <w:ilvl w:val="0"/>
          <w:numId w:val="32"/>
        </w:numPr>
        <w:autoSpaceDE w:val="0"/>
        <w:autoSpaceDN w:val="0"/>
        <w:adjustRightInd w:val="0"/>
        <w:rPr>
          <w:rFonts w:ascii="Arial" w:hAnsi="Arial" w:cs="Arial"/>
          <w:b/>
          <w:lang w:val="en-GB" w:eastAsia="zh-CN"/>
        </w:rPr>
      </w:pPr>
      <w:r>
        <w:rPr>
          <w:rFonts w:ascii="Arial" w:hAnsi="Arial" w:cs="Arial"/>
          <w:b/>
          <w:lang w:val="en-GB" w:eastAsia="zh-CN"/>
        </w:rPr>
        <w:t>Responsibilities and Degree of Involvement of Key Staff</w:t>
      </w:r>
    </w:p>
    <w:p w14:paraId="459E7471" w14:textId="295FE813" w:rsidR="00DE013A" w:rsidRPr="00DE013A" w:rsidRDefault="00DE013A" w:rsidP="00DE013A">
      <w:pPr>
        <w:pStyle w:val="ListParagraph"/>
        <w:numPr>
          <w:ilvl w:val="0"/>
          <w:numId w:val="32"/>
        </w:numPr>
        <w:autoSpaceDE w:val="0"/>
        <w:autoSpaceDN w:val="0"/>
        <w:adjustRightInd w:val="0"/>
        <w:rPr>
          <w:rFonts w:ascii="Arial" w:hAnsi="Arial" w:cs="Arial"/>
          <w:b/>
          <w:lang w:val="en-GB" w:eastAsia="zh-CN"/>
        </w:rPr>
      </w:pPr>
      <w:r>
        <w:rPr>
          <w:rFonts w:ascii="Arial" w:hAnsi="Arial" w:cs="Arial"/>
          <w:b/>
          <w:lang w:val="en-GB" w:eastAsia="zh-CN"/>
        </w:rPr>
        <w:t>Adequacy of Professional and Technical Manpower Input</w:t>
      </w:r>
    </w:p>
    <w:p w14:paraId="4CBD828F" w14:textId="77777777" w:rsidR="00EE2213" w:rsidRPr="00812EB0" w:rsidRDefault="00EE2213" w:rsidP="007238E2">
      <w:pPr>
        <w:autoSpaceDE w:val="0"/>
        <w:autoSpaceDN w:val="0"/>
        <w:adjustRightInd w:val="0"/>
        <w:ind w:left="720"/>
        <w:rPr>
          <w:rFonts w:ascii="Arial" w:hAnsi="Arial" w:cs="Arial"/>
          <w:b/>
          <w:lang w:val="en-GB" w:eastAsia="zh-CN"/>
        </w:rPr>
      </w:pPr>
    </w:p>
    <w:p w14:paraId="1D467A39" w14:textId="675E4445" w:rsidR="00266DC8" w:rsidRDefault="00DE013A" w:rsidP="00266DC8">
      <w:pPr>
        <w:numPr>
          <w:ilvl w:val="0"/>
          <w:numId w:val="25"/>
        </w:numPr>
        <w:autoSpaceDE w:val="0"/>
        <w:autoSpaceDN w:val="0"/>
        <w:adjustRightInd w:val="0"/>
        <w:rPr>
          <w:rFonts w:ascii="Arial" w:hAnsi="Arial" w:cs="Arial"/>
          <w:b/>
          <w:lang w:val="en-GB" w:eastAsia="zh-CN"/>
        </w:rPr>
      </w:pPr>
      <w:r>
        <w:rPr>
          <w:rFonts w:ascii="Arial" w:hAnsi="Arial" w:cs="Arial"/>
          <w:b/>
          <w:lang w:val="en-GB" w:eastAsia="zh-CN"/>
        </w:rPr>
        <w:t>Approach to Cost Effectiveness</w:t>
      </w:r>
    </w:p>
    <w:p w14:paraId="266DF89D" w14:textId="5D81FB7B" w:rsidR="00DE013A" w:rsidRDefault="00DE013A" w:rsidP="00DE013A">
      <w:pPr>
        <w:pStyle w:val="ListParagraph"/>
        <w:numPr>
          <w:ilvl w:val="0"/>
          <w:numId w:val="33"/>
        </w:numPr>
        <w:autoSpaceDE w:val="0"/>
        <w:autoSpaceDN w:val="0"/>
        <w:adjustRightInd w:val="0"/>
        <w:rPr>
          <w:rFonts w:ascii="Arial" w:hAnsi="Arial" w:cs="Arial"/>
          <w:b/>
          <w:lang w:val="en-GB" w:eastAsia="zh-CN"/>
        </w:rPr>
      </w:pPr>
      <w:r>
        <w:rPr>
          <w:rFonts w:ascii="Arial" w:hAnsi="Arial" w:cs="Arial"/>
          <w:b/>
          <w:lang w:val="en-GB" w:eastAsia="zh-CN"/>
        </w:rPr>
        <w:t>Examples of Past Projects that demonstrate that Consultants will have ability to produce cost effective procedures</w:t>
      </w:r>
    </w:p>
    <w:p w14:paraId="5E998EC0" w14:textId="678A6823" w:rsidR="00DE013A" w:rsidRPr="00DE013A" w:rsidRDefault="00DE013A" w:rsidP="00DE013A">
      <w:pPr>
        <w:pStyle w:val="ListParagraph"/>
        <w:numPr>
          <w:ilvl w:val="0"/>
          <w:numId w:val="33"/>
        </w:numPr>
        <w:autoSpaceDE w:val="0"/>
        <w:autoSpaceDN w:val="0"/>
        <w:adjustRightInd w:val="0"/>
        <w:rPr>
          <w:rFonts w:ascii="Arial" w:hAnsi="Arial" w:cs="Arial"/>
          <w:b/>
          <w:lang w:val="en-GB" w:eastAsia="zh-CN"/>
        </w:rPr>
      </w:pPr>
      <w:r>
        <w:rPr>
          <w:rFonts w:ascii="Arial" w:hAnsi="Arial" w:cs="Arial"/>
          <w:b/>
          <w:lang w:val="en-GB" w:eastAsia="zh-CN"/>
        </w:rPr>
        <w:t xml:space="preserve">Approach to achieve cost effectiveness, energy efficiency, environmental </w:t>
      </w:r>
      <w:proofErr w:type="gramStart"/>
      <w:r>
        <w:rPr>
          <w:rFonts w:ascii="Arial" w:hAnsi="Arial" w:cs="Arial"/>
          <w:b/>
          <w:lang w:val="en-GB" w:eastAsia="zh-CN"/>
        </w:rPr>
        <w:t>friendliness</w:t>
      </w:r>
      <w:proofErr w:type="gramEnd"/>
      <w:r>
        <w:rPr>
          <w:rFonts w:ascii="Arial" w:hAnsi="Arial" w:cs="Arial"/>
          <w:b/>
          <w:lang w:val="en-GB" w:eastAsia="zh-CN"/>
        </w:rPr>
        <w:t xml:space="preserve"> and green procurement</w:t>
      </w:r>
    </w:p>
    <w:p w14:paraId="33CBA11E" w14:textId="77777777" w:rsidR="00EE2213" w:rsidRPr="00812EB0" w:rsidRDefault="00EE2213" w:rsidP="00EE2213">
      <w:pPr>
        <w:autoSpaceDE w:val="0"/>
        <w:autoSpaceDN w:val="0"/>
        <w:adjustRightInd w:val="0"/>
        <w:ind w:left="720"/>
        <w:rPr>
          <w:rFonts w:ascii="Arial" w:hAnsi="Arial" w:cs="Arial"/>
          <w:b/>
          <w:lang w:val="en-GB" w:eastAsia="zh-CN"/>
        </w:rPr>
      </w:pPr>
    </w:p>
    <w:p w14:paraId="25F0CF85" w14:textId="3DE8BB98" w:rsidR="007238E2" w:rsidRDefault="00DE013A" w:rsidP="00266DC8">
      <w:pPr>
        <w:numPr>
          <w:ilvl w:val="0"/>
          <w:numId w:val="25"/>
        </w:numPr>
        <w:autoSpaceDE w:val="0"/>
        <w:autoSpaceDN w:val="0"/>
        <w:adjustRightInd w:val="0"/>
        <w:rPr>
          <w:rFonts w:ascii="Arial" w:hAnsi="Arial" w:cs="Arial"/>
          <w:b/>
          <w:lang w:val="en-GB" w:eastAsia="zh-CN"/>
        </w:rPr>
      </w:pPr>
      <w:r>
        <w:rPr>
          <w:rFonts w:ascii="Arial" w:hAnsi="Arial" w:cs="Arial"/>
          <w:b/>
          <w:lang w:val="en-GB" w:eastAsia="zh-CN"/>
        </w:rPr>
        <w:t>Response to the Brief</w:t>
      </w:r>
    </w:p>
    <w:p w14:paraId="247189FE" w14:textId="7AE3D7A4" w:rsidR="00DE013A" w:rsidRDefault="00DE013A" w:rsidP="00DE013A">
      <w:pPr>
        <w:pStyle w:val="ListParagraph"/>
        <w:numPr>
          <w:ilvl w:val="0"/>
          <w:numId w:val="34"/>
        </w:numPr>
        <w:autoSpaceDE w:val="0"/>
        <w:autoSpaceDN w:val="0"/>
        <w:adjustRightInd w:val="0"/>
        <w:rPr>
          <w:rFonts w:ascii="Arial" w:hAnsi="Arial" w:cs="Arial"/>
          <w:b/>
          <w:lang w:val="en-GB" w:eastAsia="zh-CN"/>
        </w:rPr>
      </w:pPr>
      <w:r>
        <w:rPr>
          <w:rFonts w:ascii="Arial" w:hAnsi="Arial" w:cs="Arial"/>
          <w:b/>
          <w:lang w:val="en-GB" w:eastAsia="zh-CN"/>
        </w:rPr>
        <w:t>Understanding of Objectives</w:t>
      </w:r>
    </w:p>
    <w:p w14:paraId="27A568EE" w14:textId="44CA1DF0" w:rsidR="00DE013A" w:rsidRPr="00DE013A" w:rsidRDefault="00DE013A" w:rsidP="00DE013A">
      <w:pPr>
        <w:pStyle w:val="ListParagraph"/>
        <w:numPr>
          <w:ilvl w:val="0"/>
          <w:numId w:val="34"/>
        </w:numPr>
        <w:autoSpaceDE w:val="0"/>
        <w:autoSpaceDN w:val="0"/>
        <w:adjustRightInd w:val="0"/>
        <w:rPr>
          <w:rFonts w:ascii="Arial" w:hAnsi="Arial" w:cs="Arial"/>
          <w:b/>
          <w:lang w:val="en-GB" w:eastAsia="zh-CN"/>
        </w:rPr>
      </w:pPr>
      <w:r>
        <w:rPr>
          <w:rFonts w:ascii="Arial" w:hAnsi="Arial" w:cs="Arial"/>
          <w:b/>
          <w:lang w:val="en-GB" w:eastAsia="zh-CN"/>
        </w:rPr>
        <w:t>Identification and understanding of key issues/constraints/special requirements and innovative ideas</w:t>
      </w:r>
    </w:p>
    <w:p w14:paraId="2255F011" w14:textId="77777777" w:rsidR="00EE2213" w:rsidRDefault="00EE2213" w:rsidP="00EE2213">
      <w:pPr>
        <w:pStyle w:val="ListParagraph"/>
        <w:rPr>
          <w:rFonts w:ascii="Arial" w:hAnsi="Arial" w:cs="Arial"/>
          <w:b/>
          <w:lang w:val="en-GB" w:eastAsia="zh-CN"/>
        </w:rPr>
      </w:pPr>
    </w:p>
    <w:p w14:paraId="55E79258" w14:textId="7B644606" w:rsidR="00744E6A" w:rsidRDefault="00537C9B" w:rsidP="00266DC8">
      <w:pPr>
        <w:numPr>
          <w:ilvl w:val="0"/>
          <w:numId w:val="25"/>
        </w:numPr>
        <w:autoSpaceDE w:val="0"/>
        <w:autoSpaceDN w:val="0"/>
        <w:adjustRightInd w:val="0"/>
        <w:rPr>
          <w:rFonts w:ascii="Arial" w:hAnsi="Arial" w:cs="Arial"/>
          <w:b/>
          <w:lang w:val="en-GB" w:eastAsia="zh-CN"/>
        </w:rPr>
      </w:pPr>
      <w:r>
        <w:rPr>
          <w:rFonts w:ascii="Arial" w:hAnsi="Arial" w:cs="Arial"/>
          <w:b/>
          <w:lang w:val="en-GB" w:eastAsia="zh-CN"/>
        </w:rPr>
        <w:t>Consultants Experience</w:t>
      </w:r>
    </w:p>
    <w:p w14:paraId="50DF4373" w14:textId="4F447872" w:rsidR="00537C9B" w:rsidRDefault="00537C9B" w:rsidP="00537C9B">
      <w:pPr>
        <w:pStyle w:val="ListParagraph"/>
        <w:numPr>
          <w:ilvl w:val="0"/>
          <w:numId w:val="35"/>
        </w:numPr>
        <w:autoSpaceDE w:val="0"/>
        <w:autoSpaceDN w:val="0"/>
        <w:adjustRightInd w:val="0"/>
        <w:rPr>
          <w:rFonts w:ascii="Arial" w:hAnsi="Arial" w:cs="Arial"/>
          <w:b/>
          <w:lang w:val="en-GB" w:eastAsia="zh-CN"/>
        </w:rPr>
      </w:pPr>
      <w:r>
        <w:rPr>
          <w:rFonts w:ascii="Arial" w:hAnsi="Arial" w:cs="Arial"/>
          <w:b/>
          <w:lang w:val="en-GB" w:eastAsia="zh-CN"/>
        </w:rPr>
        <w:t>Hong Kong</w:t>
      </w:r>
    </w:p>
    <w:p w14:paraId="10CD7EF0" w14:textId="18055A26" w:rsidR="00537C9B" w:rsidRPr="00537C9B" w:rsidRDefault="00537C9B" w:rsidP="00537C9B">
      <w:pPr>
        <w:pStyle w:val="ListParagraph"/>
        <w:numPr>
          <w:ilvl w:val="0"/>
          <w:numId w:val="35"/>
        </w:numPr>
        <w:autoSpaceDE w:val="0"/>
        <w:autoSpaceDN w:val="0"/>
        <w:adjustRightInd w:val="0"/>
        <w:rPr>
          <w:rFonts w:ascii="Arial" w:hAnsi="Arial" w:cs="Arial"/>
          <w:b/>
          <w:lang w:val="en-GB" w:eastAsia="zh-CN"/>
        </w:rPr>
      </w:pPr>
      <w:r>
        <w:rPr>
          <w:rFonts w:ascii="Arial" w:hAnsi="Arial" w:cs="Arial"/>
          <w:b/>
          <w:lang w:val="en-GB" w:eastAsia="zh-CN"/>
        </w:rPr>
        <w:t>Elsewhere</w:t>
      </w:r>
    </w:p>
    <w:p w14:paraId="2FE60F77" w14:textId="26BA48BA" w:rsidR="00C367E2" w:rsidRDefault="00C367E2" w:rsidP="00C367E2">
      <w:pPr>
        <w:autoSpaceDE w:val="0"/>
        <w:autoSpaceDN w:val="0"/>
        <w:adjustRightInd w:val="0"/>
        <w:rPr>
          <w:rFonts w:ascii="Arial" w:hAnsi="Arial" w:cs="Arial"/>
          <w:b/>
          <w:szCs w:val="21"/>
          <w:lang w:val="en-GB" w:eastAsia="zh-CN"/>
        </w:rPr>
      </w:pPr>
    </w:p>
    <w:p w14:paraId="083ACBC0" w14:textId="63B98DC1" w:rsidR="00826A5C" w:rsidRDefault="00826A5C" w:rsidP="00826A5C">
      <w:pPr>
        <w:numPr>
          <w:ilvl w:val="0"/>
          <w:numId w:val="25"/>
        </w:numPr>
        <w:autoSpaceDE w:val="0"/>
        <w:autoSpaceDN w:val="0"/>
        <w:adjustRightInd w:val="0"/>
        <w:rPr>
          <w:rFonts w:ascii="Arial" w:hAnsi="Arial" w:cs="Arial"/>
          <w:b/>
          <w:lang w:val="en-GB" w:eastAsia="zh-CN"/>
        </w:rPr>
      </w:pPr>
      <w:r>
        <w:rPr>
          <w:rFonts w:ascii="Arial" w:hAnsi="Arial" w:cs="Arial"/>
          <w:b/>
          <w:lang w:val="en-GB" w:eastAsia="zh-CN"/>
        </w:rPr>
        <w:t>Methodology and Work Programme</w:t>
      </w:r>
    </w:p>
    <w:p w14:paraId="52A72BDD" w14:textId="59BB90DE" w:rsidR="00826A5C" w:rsidRPr="00826A5C" w:rsidRDefault="00826A5C" w:rsidP="00826A5C">
      <w:pPr>
        <w:pStyle w:val="ListParagraph"/>
        <w:numPr>
          <w:ilvl w:val="0"/>
          <w:numId w:val="36"/>
        </w:numPr>
        <w:autoSpaceDE w:val="0"/>
        <w:autoSpaceDN w:val="0"/>
        <w:adjustRightInd w:val="0"/>
        <w:rPr>
          <w:rFonts w:ascii="Arial" w:hAnsi="Arial" w:cs="Arial"/>
          <w:b/>
          <w:lang w:val="en-GB" w:eastAsia="zh-CN"/>
        </w:rPr>
      </w:pPr>
      <w:r>
        <w:rPr>
          <w:rFonts w:ascii="Arial" w:hAnsi="Arial" w:cs="Arial"/>
          <w:b/>
          <w:lang w:val="en-GB" w:eastAsia="zh-CN"/>
        </w:rPr>
        <w:t>Technical Approach</w:t>
      </w:r>
    </w:p>
    <w:p w14:paraId="724A9014" w14:textId="58E681B5" w:rsidR="00826A5C" w:rsidRPr="00826A5C" w:rsidRDefault="00826A5C" w:rsidP="00826A5C">
      <w:pPr>
        <w:pStyle w:val="ListParagraph"/>
        <w:numPr>
          <w:ilvl w:val="0"/>
          <w:numId w:val="36"/>
        </w:numPr>
        <w:autoSpaceDE w:val="0"/>
        <w:autoSpaceDN w:val="0"/>
        <w:adjustRightInd w:val="0"/>
        <w:rPr>
          <w:rFonts w:ascii="Arial" w:hAnsi="Arial" w:cs="Arial"/>
          <w:b/>
          <w:lang w:val="en-GB" w:eastAsia="zh-CN"/>
        </w:rPr>
      </w:pPr>
      <w:r>
        <w:rPr>
          <w:rFonts w:ascii="Arial" w:hAnsi="Arial" w:cs="Arial"/>
          <w:b/>
          <w:lang w:val="en-GB" w:eastAsia="zh-CN"/>
        </w:rPr>
        <w:t>Works Programme</w:t>
      </w:r>
    </w:p>
    <w:p w14:paraId="5384D9C4" w14:textId="77777777" w:rsidR="00826A5C" w:rsidRDefault="00826A5C" w:rsidP="00826A5C">
      <w:pPr>
        <w:autoSpaceDE w:val="0"/>
        <w:autoSpaceDN w:val="0"/>
        <w:adjustRightInd w:val="0"/>
        <w:rPr>
          <w:rFonts w:ascii="Arial" w:hAnsi="Arial" w:cs="Arial"/>
          <w:b/>
          <w:szCs w:val="21"/>
          <w:lang w:val="en-GB" w:eastAsia="zh-CN"/>
        </w:rPr>
      </w:pPr>
    </w:p>
    <w:p w14:paraId="27EC0560" w14:textId="17957DFA" w:rsidR="00C367E2" w:rsidRDefault="00826A5C" w:rsidP="00826A5C">
      <w:pPr>
        <w:pStyle w:val="ListParagraph"/>
        <w:numPr>
          <w:ilvl w:val="0"/>
          <w:numId w:val="25"/>
        </w:numPr>
        <w:autoSpaceDE w:val="0"/>
        <w:autoSpaceDN w:val="0"/>
        <w:adjustRightInd w:val="0"/>
        <w:rPr>
          <w:rFonts w:ascii="Arial" w:hAnsi="Arial" w:cs="Arial"/>
          <w:b/>
          <w:szCs w:val="21"/>
          <w:lang w:val="en-GB" w:eastAsia="zh-CN"/>
        </w:rPr>
      </w:pPr>
      <w:r>
        <w:rPr>
          <w:rFonts w:ascii="Arial" w:hAnsi="Arial" w:cs="Arial"/>
          <w:b/>
          <w:szCs w:val="21"/>
          <w:lang w:val="en-GB" w:eastAsia="zh-CN"/>
        </w:rPr>
        <w:t>Innovation and Creativity</w:t>
      </w:r>
    </w:p>
    <w:p w14:paraId="5D0E9BC3" w14:textId="4BEB32E1" w:rsidR="00826A5C" w:rsidRDefault="00826A5C" w:rsidP="00826A5C">
      <w:pPr>
        <w:pStyle w:val="ListParagraph"/>
        <w:numPr>
          <w:ilvl w:val="0"/>
          <w:numId w:val="37"/>
        </w:numPr>
        <w:autoSpaceDE w:val="0"/>
        <w:autoSpaceDN w:val="0"/>
        <w:adjustRightInd w:val="0"/>
        <w:rPr>
          <w:rFonts w:ascii="Arial" w:hAnsi="Arial" w:cs="Arial"/>
          <w:b/>
          <w:szCs w:val="21"/>
          <w:lang w:val="en-GB" w:eastAsia="zh-CN"/>
        </w:rPr>
      </w:pPr>
      <w:proofErr w:type="gramStart"/>
      <w:r>
        <w:rPr>
          <w:rFonts w:ascii="Arial" w:hAnsi="Arial" w:cs="Arial"/>
          <w:b/>
          <w:szCs w:val="21"/>
          <w:lang w:val="en-GB" w:eastAsia="zh-CN"/>
        </w:rPr>
        <w:t>Particular design</w:t>
      </w:r>
      <w:proofErr w:type="gramEnd"/>
      <w:r>
        <w:rPr>
          <w:rFonts w:ascii="Arial" w:hAnsi="Arial" w:cs="Arial"/>
          <w:b/>
          <w:szCs w:val="21"/>
          <w:lang w:val="en-GB" w:eastAsia="zh-CN"/>
        </w:rPr>
        <w:t xml:space="preserve"> aspects/issues/requirements</w:t>
      </w:r>
    </w:p>
    <w:p w14:paraId="190BCD43" w14:textId="74EA0372" w:rsidR="00826A5C" w:rsidRPr="00826A5C" w:rsidRDefault="00826A5C" w:rsidP="00826A5C">
      <w:pPr>
        <w:pStyle w:val="ListParagraph"/>
        <w:numPr>
          <w:ilvl w:val="0"/>
          <w:numId w:val="37"/>
        </w:numPr>
        <w:autoSpaceDE w:val="0"/>
        <w:autoSpaceDN w:val="0"/>
        <w:adjustRightInd w:val="0"/>
        <w:rPr>
          <w:rFonts w:ascii="Arial" w:hAnsi="Arial" w:cs="Arial"/>
          <w:b/>
          <w:szCs w:val="21"/>
          <w:lang w:val="en-GB" w:eastAsia="zh-CN"/>
        </w:rPr>
      </w:pPr>
      <w:proofErr w:type="gramStart"/>
      <w:r>
        <w:rPr>
          <w:rFonts w:ascii="Arial" w:hAnsi="Arial" w:cs="Arial"/>
          <w:b/>
          <w:szCs w:val="21"/>
          <w:lang w:val="en-GB" w:eastAsia="zh-CN"/>
        </w:rPr>
        <w:t>Particular construction</w:t>
      </w:r>
      <w:proofErr w:type="gramEnd"/>
      <w:r>
        <w:rPr>
          <w:rFonts w:ascii="Arial" w:hAnsi="Arial" w:cs="Arial"/>
          <w:b/>
          <w:szCs w:val="21"/>
          <w:lang w:val="en-GB" w:eastAsia="zh-CN"/>
        </w:rPr>
        <w:t xml:space="preserve"> aspects/issues/requirements</w:t>
      </w:r>
    </w:p>
    <w:p w14:paraId="2496EFBF" w14:textId="77777777" w:rsidR="00C367E2" w:rsidRDefault="00C367E2" w:rsidP="00C367E2">
      <w:pPr>
        <w:autoSpaceDE w:val="0"/>
        <w:autoSpaceDN w:val="0"/>
        <w:adjustRightInd w:val="0"/>
        <w:rPr>
          <w:rFonts w:ascii="Arial" w:hAnsi="Arial" w:cs="Arial"/>
          <w:b/>
          <w:szCs w:val="21"/>
          <w:lang w:val="en-GB" w:eastAsia="zh-CN"/>
        </w:rPr>
      </w:pPr>
    </w:p>
    <w:p w14:paraId="4D782AE2" w14:textId="77777777" w:rsidR="00C367E2" w:rsidRDefault="00C367E2" w:rsidP="00C367E2">
      <w:pPr>
        <w:autoSpaceDE w:val="0"/>
        <w:autoSpaceDN w:val="0"/>
        <w:adjustRightInd w:val="0"/>
        <w:rPr>
          <w:rFonts w:ascii="Arial" w:hAnsi="Arial" w:cs="Arial"/>
          <w:b/>
          <w:szCs w:val="21"/>
          <w:lang w:val="en-GB" w:eastAsia="zh-CN"/>
        </w:rPr>
      </w:pPr>
    </w:p>
    <w:p w14:paraId="4C71CC1F" w14:textId="7A845358" w:rsidR="00AB2337" w:rsidRDefault="00AB2337" w:rsidP="00AB2337">
      <w:pPr>
        <w:autoSpaceDE w:val="0"/>
        <w:autoSpaceDN w:val="0"/>
        <w:adjustRightInd w:val="0"/>
        <w:ind w:firstLine="720"/>
        <w:rPr>
          <w:rFonts w:ascii="Arial" w:hAnsi="Arial" w:cs="Arial"/>
          <w:b/>
          <w:lang w:val="en-GB" w:eastAsia="zh-CN"/>
        </w:rPr>
      </w:pPr>
      <w:r w:rsidRPr="00AB2337">
        <w:rPr>
          <w:rFonts w:ascii="Arial" w:hAnsi="Arial" w:cs="Arial"/>
          <w:b/>
          <w:lang w:val="en-GB" w:eastAsia="zh-CN"/>
        </w:rPr>
        <w:t>Appendi</w:t>
      </w:r>
      <w:r>
        <w:rPr>
          <w:rFonts w:ascii="Arial" w:hAnsi="Arial" w:cs="Arial"/>
          <w:b/>
          <w:lang w:val="en-GB" w:eastAsia="zh-CN"/>
        </w:rPr>
        <w:t>ces</w:t>
      </w:r>
    </w:p>
    <w:p w14:paraId="46A28176" w14:textId="77777777" w:rsidR="00AB2337" w:rsidRDefault="00AB2337" w:rsidP="00AB2337">
      <w:pPr>
        <w:autoSpaceDE w:val="0"/>
        <w:autoSpaceDN w:val="0"/>
        <w:adjustRightInd w:val="0"/>
        <w:ind w:firstLine="720"/>
        <w:rPr>
          <w:rFonts w:ascii="Arial" w:hAnsi="Arial" w:cs="Arial"/>
          <w:b/>
          <w:lang w:val="en-GB" w:eastAsia="zh-CN"/>
        </w:rPr>
      </w:pPr>
    </w:p>
    <w:p w14:paraId="24C724BF" w14:textId="155ED72F" w:rsidR="00AB2337" w:rsidRDefault="00AB2337" w:rsidP="00AB2337">
      <w:pPr>
        <w:autoSpaceDE w:val="0"/>
        <w:autoSpaceDN w:val="0"/>
        <w:adjustRightInd w:val="0"/>
        <w:ind w:firstLine="720"/>
        <w:rPr>
          <w:rFonts w:ascii="Arial" w:hAnsi="Arial" w:cs="Arial"/>
          <w:b/>
          <w:lang w:val="en-GB" w:eastAsia="zh-CN"/>
        </w:rPr>
      </w:pPr>
      <w:proofErr w:type="gramStart"/>
      <w:r w:rsidRPr="00AB2337">
        <w:rPr>
          <w:rFonts w:ascii="Arial" w:hAnsi="Arial" w:cs="Arial"/>
          <w:b/>
          <w:lang w:val="en-GB" w:eastAsia="zh-CN"/>
        </w:rPr>
        <w:t>1 :</w:t>
      </w:r>
      <w:proofErr w:type="gramEnd"/>
      <w:r w:rsidRPr="00AB2337">
        <w:rPr>
          <w:rFonts w:ascii="Arial" w:hAnsi="Arial" w:cs="Arial"/>
          <w:b/>
          <w:lang w:val="en-GB" w:eastAsia="zh-CN"/>
        </w:rPr>
        <w:t xml:space="preserve"> HEAD Architecture Project References</w:t>
      </w:r>
    </w:p>
    <w:p w14:paraId="53D45F74" w14:textId="59B06AD7" w:rsidR="00AB2337" w:rsidRDefault="00AB2337" w:rsidP="00AB2337">
      <w:pPr>
        <w:autoSpaceDE w:val="0"/>
        <w:autoSpaceDN w:val="0"/>
        <w:adjustRightInd w:val="0"/>
        <w:ind w:firstLine="720"/>
        <w:rPr>
          <w:rFonts w:ascii="Arial" w:hAnsi="Arial" w:cs="Arial"/>
          <w:b/>
          <w:lang w:val="en-GB" w:eastAsia="zh-CN"/>
        </w:rPr>
      </w:pPr>
      <w:proofErr w:type="gramStart"/>
      <w:r w:rsidRPr="00AB2337">
        <w:rPr>
          <w:rFonts w:ascii="Arial" w:hAnsi="Arial" w:cs="Arial"/>
          <w:b/>
          <w:lang w:val="en-GB" w:eastAsia="zh-CN"/>
        </w:rPr>
        <w:t>1 :</w:t>
      </w:r>
      <w:proofErr w:type="gramEnd"/>
      <w:r w:rsidRPr="00AB2337">
        <w:rPr>
          <w:rFonts w:ascii="Arial" w:hAnsi="Arial" w:cs="Arial"/>
          <w:b/>
          <w:lang w:val="en-GB" w:eastAsia="zh-CN"/>
        </w:rPr>
        <w:t xml:space="preserve"> </w:t>
      </w:r>
      <w:r>
        <w:rPr>
          <w:rFonts w:ascii="Arial" w:hAnsi="Arial" w:cs="Arial"/>
          <w:b/>
          <w:lang w:val="en-GB" w:eastAsia="zh-CN"/>
        </w:rPr>
        <w:t>Consultant</w:t>
      </w:r>
      <w:r w:rsidRPr="00AB2337">
        <w:rPr>
          <w:rFonts w:ascii="Arial" w:hAnsi="Arial" w:cs="Arial"/>
          <w:b/>
          <w:lang w:val="en-GB" w:eastAsia="zh-CN"/>
        </w:rPr>
        <w:t xml:space="preserve"> </w:t>
      </w:r>
      <w:r w:rsidR="008B74F8">
        <w:rPr>
          <w:rFonts w:ascii="Arial" w:hAnsi="Arial" w:cs="Arial"/>
          <w:b/>
          <w:lang w:val="en-GB" w:eastAsia="zh-CN"/>
        </w:rPr>
        <w:t xml:space="preserve">Relevant </w:t>
      </w:r>
      <w:r w:rsidRPr="00AB2337">
        <w:rPr>
          <w:rFonts w:ascii="Arial" w:hAnsi="Arial" w:cs="Arial"/>
          <w:b/>
          <w:lang w:val="en-GB" w:eastAsia="zh-CN"/>
        </w:rPr>
        <w:t>Project References</w:t>
      </w:r>
    </w:p>
    <w:p w14:paraId="1C654000" w14:textId="4D0B9842" w:rsidR="00AB2337" w:rsidRDefault="00AB2337" w:rsidP="00AB2337">
      <w:pPr>
        <w:autoSpaceDE w:val="0"/>
        <w:autoSpaceDN w:val="0"/>
        <w:adjustRightInd w:val="0"/>
        <w:ind w:firstLine="720"/>
        <w:rPr>
          <w:rFonts w:ascii="Arial" w:hAnsi="Arial" w:cs="Arial"/>
          <w:b/>
          <w:lang w:val="en-GB" w:eastAsia="zh-CN"/>
        </w:rPr>
      </w:pPr>
      <w:proofErr w:type="gramStart"/>
      <w:r w:rsidRPr="00AB2337">
        <w:rPr>
          <w:rFonts w:ascii="Arial" w:hAnsi="Arial" w:cs="Arial"/>
          <w:b/>
          <w:lang w:val="en-GB" w:eastAsia="zh-CN"/>
        </w:rPr>
        <w:t>1 :</w:t>
      </w:r>
      <w:proofErr w:type="gramEnd"/>
      <w:r w:rsidRPr="00AB2337">
        <w:rPr>
          <w:rFonts w:ascii="Arial" w:hAnsi="Arial" w:cs="Arial"/>
          <w:b/>
          <w:lang w:val="en-GB" w:eastAsia="zh-CN"/>
        </w:rPr>
        <w:t xml:space="preserve"> HEAD Architecture </w:t>
      </w:r>
      <w:r>
        <w:rPr>
          <w:rFonts w:ascii="Arial" w:hAnsi="Arial" w:cs="Arial"/>
          <w:b/>
          <w:lang w:val="en-GB" w:eastAsia="zh-CN"/>
        </w:rPr>
        <w:t>and Consultant Team O Charts and Key Staff CVs</w:t>
      </w:r>
    </w:p>
    <w:p w14:paraId="175469A3" w14:textId="77777777" w:rsidR="00AB2337" w:rsidRDefault="00AB2337" w:rsidP="00AB2337">
      <w:pPr>
        <w:autoSpaceDE w:val="0"/>
        <w:autoSpaceDN w:val="0"/>
        <w:adjustRightInd w:val="0"/>
        <w:ind w:firstLine="720"/>
        <w:rPr>
          <w:rFonts w:ascii="Arial" w:hAnsi="Arial" w:cs="Arial"/>
          <w:b/>
          <w:lang w:val="en-GB" w:eastAsia="zh-CN"/>
        </w:rPr>
      </w:pPr>
    </w:p>
    <w:p w14:paraId="420EFB88" w14:textId="77777777" w:rsidR="00AB2337" w:rsidRDefault="00AB2337" w:rsidP="00AB2337">
      <w:pPr>
        <w:autoSpaceDE w:val="0"/>
        <w:autoSpaceDN w:val="0"/>
        <w:adjustRightInd w:val="0"/>
        <w:ind w:firstLine="720"/>
        <w:rPr>
          <w:rFonts w:ascii="Arial" w:hAnsi="Arial" w:cs="Arial"/>
          <w:b/>
          <w:lang w:val="en-GB" w:eastAsia="zh-CN"/>
        </w:rPr>
      </w:pPr>
    </w:p>
    <w:p w14:paraId="23149080" w14:textId="77777777" w:rsidR="00AB2337" w:rsidRPr="00AB2337" w:rsidRDefault="00AB2337" w:rsidP="00AB2337">
      <w:pPr>
        <w:autoSpaceDE w:val="0"/>
        <w:autoSpaceDN w:val="0"/>
        <w:adjustRightInd w:val="0"/>
        <w:ind w:firstLine="720"/>
        <w:rPr>
          <w:rFonts w:ascii="Arial" w:hAnsi="Arial" w:cs="Arial"/>
          <w:b/>
          <w:lang w:val="en-GB" w:eastAsia="zh-CN"/>
        </w:rPr>
      </w:pPr>
    </w:p>
    <w:p w14:paraId="1611F84C" w14:textId="77777777" w:rsidR="00C367E2" w:rsidRDefault="00C367E2" w:rsidP="00C367E2">
      <w:pPr>
        <w:autoSpaceDE w:val="0"/>
        <w:autoSpaceDN w:val="0"/>
        <w:adjustRightInd w:val="0"/>
        <w:rPr>
          <w:rFonts w:ascii="Arial" w:hAnsi="Arial" w:cs="Arial"/>
          <w:b/>
          <w:szCs w:val="21"/>
          <w:lang w:val="en-GB" w:eastAsia="zh-CN"/>
        </w:rPr>
      </w:pPr>
    </w:p>
    <w:p w14:paraId="4A6F2711" w14:textId="77777777" w:rsidR="00C367E2" w:rsidRDefault="00C367E2" w:rsidP="00C367E2">
      <w:pPr>
        <w:autoSpaceDE w:val="0"/>
        <w:autoSpaceDN w:val="0"/>
        <w:adjustRightInd w:val="0"/>
        <w:rPr>
          <w:rFonts w:ascii="Arial" w:hAnsi="Arial" w:cs="Arial"/>
          <w:b/>
          <w:szCs w:val="21"/>
          <w:lang w:val="en-GB" w:eastAsia="zh-CN"/>
        </w:rPr>
      </w:pPr>
    </w:p>
    <w:p w14:paraId="253A9E81" w14:textId="77777777" w:rsidR="00C367E2" w:rsidRDefault="00C367E2" w:rsidP="00C367E2">
      <w:pPr>
        <w:autoSpaceDE w:val="0"/>
        <w:autoSpaceDN w:val="0"/>
        <w:adjustRightInd w:val="0"/>
        <w:rPr>
          <w:rFonts w:ascii="Arial" w:hAnsi="Arial" w:cs="Arial"/>
          <w:b/>
          <w:szCs w:val="21"/>
          <w:lang w:val="en-GB" w:eastAsia="zh-CN"/>
        </w:rPr>
      </w:pPr>
    </w:p>
    <w:p w14:paraId="54DF80D8" w14:textId="77777777" w:rsidR="00C367E2" w:rsidRDefault="00C367E2" w:rsidP="00C367E2">
      <w:pPr>
        <w:autoSpaceDE w:val="0"/>
        <w:autoSpaceDN w:val="0"/>
        <w:adjustRightInd w:val="0"/>
        <w:rPr>
          <w:rFonts w:ascii="Arial" w:hAnsi="Arial" w:cs="Arial"/>
          <w:b/>
          <w:szCs w:val="21"/>
          <w:lang w:val="en-GB" w:eastAsia="zh-CN"/>
        </w:rPr>
      </w:pPr>
    </w:p>
    <w:p w14:paraId="1D5ED156" w14:textId="77777777" w:rsidR="00C367E2" w:rsidRDefault="00C367E2" w:rsidP="00C367E2">
      <w:pPr>
        <w:autoSpaceDE w:val="0"/>
        <w:autoSpaceDN w:val="0"/>
        <w:adjustRightInd w:val="0"/>
        <w:rPr>
          <w:rFonts w:ascii="Arial" w:hAnsi="Arial" w:cs="Arial"/>
          <w:b/>
          <w:szCs w:val="21"/>
          <w:lang w:val="en-GB" w:eastAsia="zh-CN"/>
        </w:rPr>
      </w:pPr>
    </w:p>
    <w:p w14:paraId="5991952D" w14:textId="77777777" w:rsidR="00C367E2" w:rsidRDefault="00C367E2" w:rsidP="00C367E2">
      <w:pPr>
        <w:autoSpaceDE w:val="0"/>
        <w:autoSpaceDN w:val="0"/>
        <w:adjustRightInd w:val="0"/>
        <w:rPr>
          <w:rFonts w:ascii="Arial" w:hAnsi="Arial" w:cs="Arial"/>
          <w:b/>
          <w:szCs w:val="21"/>
          <w:lang w:val="en-GB" w:eastAsia="zh-CN"/>
        </w:rPr>
      </w:pPr>
    </w:p>
    <w:p w14:paraId="4114BD62" w14:textId="77777777" w:rsidR="00C367E2" w:rsidRDefault="00C367E2" w:rsidP="00C367E2">
      <w:pPr>
        <w:autoSpaceDE w:val="0"/>
        <w:autoSpaceDN w:val="0"/>
        <w:adjustRightInd w:val="0"/>
        <w:rPr>
          <w:rFonts w:ascii="Arial" w:hAnsi="Arial" w:cs="Arial"/>
          <w:b/>
          <w:szCs w:val="21"/>
          <w:lang w:val="en-GB" w:eastAsia="zh-CN"/>
        </w:rPr>
      </w:pPr>
    </w:p>
    <w:p w14:paraId="53B230DE" w14:textId="77777777" w:rsidR="00C367E2" w:rsidRDefault="00C367E2" w:rsidP="00C367E2">
      <w:pPr>
        <w:autoSpaceDE w:val="0"/>
        <w:autoSpaceDN w:val="0"/>
        <w:adjustRightInd w:val="0"/>
        <w:rPr>
          <w:rFonts w:ascii="Arial" w:hAnsi="Arial" w:cs="Arial"/>
          <w:b/>
          <w:szCs w:val="21"/>
          <w:lang w:val="en-GB" w:eastAsia="zh-CN"/>
        </w:rPr>
      </w:pPr>
    </w:p>
    <w:p w14:paraId="76098D6F" w14:textId="77777777" w:rsidR="00C367E2" w:rsidRDefault="00C367E2" w:rsidP="00C367E2">
      <w:pPr>
        <w:autoSpaceDE w:val="0"/>
        <w:autoSpaceDN w:val="0"/>
        <w:adjustRightInd w:val="0"/>
        <w:rPr>
          <w:rFonts w:ascii="Arial" w:hAnsi="Arial" w:cs="Arial"/>
          <w:b/>
          <w:szCs w:val="21"/>
          <w:lang w:val="en-GB" w:eastAsia="zh-CN"/>
        </w:rPr>
      </w:pPr>
    </w:p>
    <w:p w14:paraId="58E42FA1" w14:textId="1483BE77" w:rsidR="00B673A0" w:rsidRPr="00B673A0" w:rsidRDefault="00B673A0" w:rsidP="00B673A0">
      <w:pPr>
        <w:pStyle w:val="ListParagraph"/>
        <w:numPr>
          <w:ilvl w:val="0"/>
          <w:numId w:val="38"/>
        </w:numPr>
        <w:autoSpaceDE w:val="0"/>
        <w:autoSpaceDN w:val="0"/>
        <w:adjustRightInd w:val="0"/>
        <w:rPr>
          <w:rFonts w:ascii="Arial" w:hAnsi="Arial" w:cs="Arial"/>
          <w:b/>
          <w:sz w:val="28"/>
          <w:szCs w:val="28"/>
          <w:lang w:val="en-GB" w:eastAsia="zh-CN"/>
        </w:rPr>
      </w:pPr>
      <w:r w:rsidRPr="00B673A0">
        <w:rPr>
          <w:rFonts w:ascii="Arial" w:hAnsi="Arial" w:cs="Arial"/>
          <w:b/>
          <w:sz w:val="28"/>
          <w:szCs w:val="28"/>
          <w:lang w:val="en-GB" w:eastAsia="zh-CN"/>
        </w:rPr>
        <w:t>Staffing</w:t>
      </w:r>
    </w:p>
    <w:p w14:paraId="729C1C07" w14:textId="6BACC989" w:rsidR="00B673A0" w:rsidRDefault="00B673A0" w:rsidP="00B673A0">
      <w:pPr>
        <w:pStyle w:val="ListParagraph"/>
        <w:numPr>
          <w:ilvl w:val="0"/>
          <w:numId w:val="39"/>
        </w:numPr>
        <w:autoSpaceDE w:val="0"/>
        <w:autoSpaceDN w:val="0"/>
        <w:adjustRightInd w:val="0"/>
        <w:rPr>
          <w:rFonts w:ascii="Arial" w:hAnsi="Arial" w:cs="Arial"/>
          <w:b/>
          <w:sz w:val="28"/>
          <w:szCs w:val="28"/>
          <w:lang w:val="en-GB" w:eastAsia="zh-CN"/>
        </w:rPr>
      </w:pPr>
      <w:r w:rsidRPr="00B673A0">
        <w:rPr>
          <w:rFonts w:ascii="Arial" w:hAnsi="Arial" w:cs="Arial"/>
          <w:b/>
          <w:sz w:val="28"/>
          <w:szCs w:val="28"/>
          <w:lang w:val="en-GB" w:eastAsia="zh-CN"/>
        </w:rPr>
        <w:t>Staff Organisation Chart</w:t>
      </w:r>
      <w:r>
        <w:rPr>
          <w:rFonts w:ascii="Arial" w:hAnsi="Arial" w:cs="Arial"/>
          <w:b/>
          <w:sz w:val="28"/>
          <w:szCs w:val="28"/>
          <w:lang w:val="en-GB" w:eastAsia="zh-CN"/>
        </w:rPr>
        <w:t>s</w:t>
      </w:r>
    </w:p>
    <w:p w14:paraId="4CC76B62" w14:textId="77777777" w:rsidR="00A66B48" w:rsidRDefault="00A66B48" w:rsidP="0035644E">
      <w:pPr>
        <w:rPr>
          <w:rFonts w:ascii="Arial" w:hAnsi="Arial" w:cs="Arial"/>
          <w:sz w:val="20"/>
          <w:szCs w:val="20"/>
        </w:rPr>
      </w:pPr>
    </w:p>
    <w:tbl>
      <w:tblPr>
        <w:tblW w:w="8789" w:type="dxa"/>
        <w:tblInd w:w="108" w:type="dxa"/>
        <w:tblLook w:val="04A0" w:firstRow="1" w:lastRow="0" w:firstColumn="1" w:lastColumn="0" w:noHBand="0" w:noVBand="1"/>
      </w:tblPr>
      <w:tblGrid>
        <w:gridCol w:w="1256"/>
        <w:gridCol w:w="1579"/>
        <w:gridCol w:w="1411"/>
        <w:gridCol w:w="1734"/>
        <w:gridCol w:w="678"/>
        <w:gridCol w:w="678"/>
        <w:gridCol w:w="1453"/>
      </w:tblGrid>
      <w:tr w:rsidR="00A66B48" w:rsidRPr="0052395D" w14:paraId="5737E42A" w14:textId="77777777" w:rsidTr="00A24DDC">
        <w:trPr>
          <w:trHeight w:val="630"/>
        </w:trPr>
        <w:tc>
          <w:tcPr>
            <w:tcW w:w="8789" w:type="dxa"/>
            <w:gridSpan w:val="7"/>
            <w:tcBorders>
              <w:top w:val="nil"/>
              <w:left w:val="nil"/>
              <w:bottom w:val="nil"/>
              <w:right w:val="nil"/>
            </w:tcBorders>
            <w:shd w:val="clear" w:color="auto" w:fill="auto"/>
            <w:noWrap/>
            <w:vAlign w:val="bottom"/>
            <w:hideMark/>
          </w:tcPr>
          <w:p w14:paraId="66F81B30" w14:textId="77777777" w:rsidR="00A66B48" w:rsidRPr="0052395D" w:rsidRDefault="00A66B48" w:rsidP="00A24DDC">
            <w:pPr>
              <w:jc w:val="center"/>
              <w:rPr>
                <w:rFonts w:ascii="Arial" w:hAnsi="Arial" w:cs="Arial"/>
                <w:b/>
                <w:bCs/>
                <w:color w:val="000000"/>
                <w:lang w:eastAsia="en-GB"/>
              </w:rPr>
            </w:pPr>
            <w:r w:rsidRPr="0052395D">
              <w:rPr>
                <w:rFonts w:ascii="Arial" w:hAnsi="Arial" w:cs="Arial"/>
                <w:b/>
                <w:bCs/>
                <w:color w:val="000000"/>
                <w:lang w:eastAsia="en-GB"/>
              </w:rPr>
              <w:t xml:space="preserve">Lingnan University at M+ - Project </w:t>
            </w:r>
            <w:proofErr w:type="spellStart"/>
            <w:r w:rsidRPr="0052395D">
              <w:rPr>
                <w:rFonts w:ascii="Arial" w:hAnsi="Arial" w:cs="Arial"/>
                <w:b/>
                <w:bCs/>
                <w:color w:val="000000"/>
                <w:lang w:eastAsia="en-GB"/>
              </w:rPr>
              <w:t>Organisation</w:t>
            </w:r>
            <w:proofErr w:type="spellEnd"/>
            <w:r w:rsidRPr="0052395D">
              <w:rPr>
                <w:rFonts w:ascii="Arial" w:hAnsi="Arial" w:cs="Arial"/>
                <w:b/>
                <w:bCs/>
                <w:color w:val="000000"/>
                <w:lang w:eastAsia="en-GB"/>
              </w:rPr>
              <w:t xml:space="preserve"> Chart</w:t>
            </w:r>
          </w:p>
        </w:tc>
      </w:tr>
      <w:tr w:rsidR="00A66B48" w:rsidRPr="0052395D" w14:paraId="73EC7064" w14:textId="77777777" w:rsidTr="00A24DDC">
        <w:trPr>
          <w:trHeight w:val="435"/>
        </w:trPr>
        <w:tc>
          <w:tcPr>
            <w:tcW w:w="1256" w:type="dxa"/>
            <w:tcBorders>
              <w:top w:val="nil"/>
              <w:left w:val="nil"/>
              <w:bottom w:val="nil"/>
              <w:right w:val="nil"/>
            </w:tcBorders>
            <w:shd w:val="clear" w:color="auto" w:fill="auto"/>
            <w:noWrap/>
            <w:vAlign w:val="bottom"/>
            <w:hideMark/>
          </w:tcPr>
          <w:p w14:paraId="16391666" w14:textId="77777777" w:rsidR="00A66B48" w:rsidRPr="0052395D" w:rsidRDefault="00A66B48" w:rsidP="00A24DDC">
            <w:pPr>
              <w:jc w:val="center"/>
              <w:rPr>
                <w:rFonts w:ascii="Arial" w:hAnsi="Arial" w:cs="Arial"/>
                <w:b/>
                <w:bCs/>
                <w:color w:val="000000"/>
                <w:lang w:eastAsia="en-GB"/>
              </w:rPr>
            </w:pPr>
          </w:p>
        </w:tc>
        <w:tc>
          <w:tcPr>
            <w:tcW w:w="1579" w:type="dxa"/>
            <w:tcBorders>
              <w:top w:val="nil"/>
              <w:left w:val="nil"/>
              <w:bottom w:val="nil"/>
              <w:right w:val="nil"/>
            </w:tcBorders>
            <w:shd w:val="clear" w:color="auto" w:fill="auto"/>
            <w:noWrap/>
            <w:vAlign w:val="bottom"/>
            <w:hideMark/>
          </w:tcPr>
          <w:p w14:paraId="271CF330" w14:textId="77777777" w:rsidR="00A66B48" w:rsidRPr="0052395D" w:rsidRDefault="00A66B48" w:rsidP="00A24DDC">
            <w:pPr>
              <w:jc w:val="center"/>
              <w:rPr>
                <w:rFonts w:ascii="Arial" w:hAnsi="Arial" w:cs="Arial"/>
                <w:lang w:eastAsia="en-GB"/>
              </w:rPr>
            </w:pPr>
          </w:p>
        </w:tc>
        <w:tc>
          <w:tcPr>
            <w:tcW w:w="1411" w:type="dxa"/>
            <w:tcBorders>
              <w:top w:val="nil"/>
              <w:left w:val="nil"/>
              <w:bottom w:val="nil"/>
              <w:right w:val="nil"/>
            </w:tcBorders>
            <w:shd w:val="clear" w:color="auto" w:fill="auto"/>
            <w:noWrap/>
            <w:vAlign w:val="bottom"/>
            <w:hideMark/>
          </w:tcPr>
          <w:p w14:paraId="1CAA51C1" w14:textId="77777777" w:rsidR="00A66B48" w:rsidRPr="0052395D" w:rsidRDefault="00A66B48" w:rsidP="00A24DDC">
            <w:pPr>
              <w:jc w:val="center"/>
              <w:rPr>
                <w:rFonts w:ascii="Arial" w:hAnsi="Arial" w:cs="Arial"/>
                <w:lang w:eastAsia="en-GB"/>
              </w:rPr>
            </w:pPr>
          </w:p>
        </w:tc>
        <w:tc>
          <w:tcPr>
            <w:tcW w:w="1734" w:type="dxa"/>
            <w:tcBorders>
              <w:top w:val="nil"/>
              <w:left w:val="nil"/>
              <w:bottom w:val="nil"/>
              <w:right w:val="nil"/>
            </w:tcBorders>
            <w:shd w:val="clear" w:color="auto" w:fill="auto"/>
            <w:noWrap/>
            <w:vAlign w:val="bottom"/>
            <w:hideMark/>
          </w:tcPr>
          <w:p w14:paraId="4D0F205F" w14:textId="77777777" w:rsidR="00A66B48" w:rsidRPr="0052395D" w:rsidRDefault="00A66B48" w:rsidP="00A24DDC">
            <w:pPr>
              <w:jc w:val="center"/>
              <w:rPr>
                <w:rFonts w:ascii="Arial" w:hAnsi="Arial" w:cs="Arial"/>
                <w:lang w:eastAsia="en-GB"/>
              </w:rPr>
            </w:pPr>
          </w:p>
        </w:tc>
        <w:tc>
          <w:tcPr>
            <w:tcW w:w="678" w:type="dxa"/>
            <w:tcBorders>
              <w:top w:val="nil"/>
              <w:left w:val="nil"/>
              <w:bottom w:val="nil"/>
              <w:right w:val="nil"/>
            </w:tcBorders>
            <w:shd w:val="clear" w:color="auto" w:fill="auto"/>
            <w:noWrap/>
            <w:vAlign w:val="bottom"/>
            <w:hideMark/>
          </w:tcPr>
          <w:p w14:paraId="5859AC62" w14:textId="77777777" w:rsidR="00A66B48" w:rsidRPr="0052395D" w:rsidRDefault="00A66B48" w:rsidP="00A24DDC">
            <w:pPr>
              <w:jc w:val="center"/>
              <w:rPr>
                <w:rFonts w:ascii="Arial" w:hAnsi="Arial" w:cs="Arial"/>
                <w:lang w:eastAsia="en-GB"/>
              </w:rPr>
            </w:pPr>
          </w:p>
        </w:tc>
        <w:tc>
          <w:tcPr>
            <w:tcW w:w="678" w:type="dxa"/>
            <w:tcBorders>
              <w:top w:val="nil"/>
              <w:left w:val="nil"/>
              <w:bottom w:val="nil"/>
              <w:right w:val="nil"/>
            </w:tcBorders>
            <w:shd w:val="clear" w:color="auto" w:fill="auto"/>
            <w:noWrap/>
            <w:vAlign w:val="bottom"/>
            <w:hideMark/>
          </w:tcPr>
          <w:p w14:paraId="03371D92" w14:textId="77777777" w:rsidR="00A66B48" w:rsidRPr="0052395D" w:rsidRDefault="00A66B48" w:rsidP="00A24DDC">
            <w:pPr>
              <w:jc w:val="center"/>
              <w:rPr>
                <w:rFonts w:ascii="Arial" w:hAnsi="Arial" w:cs="Arial"/>
                <w:lang w:eastAsia="en-GB"/>
              </w:rPr>
            </w:pPr>
          </w:p>
        </w:tc>
        <w:tc>
          <w:tcPr>
            <w:tcW w:w="1453" w:type="dxa"/>
            <w:tcBorders>
              <w:top w:val="nil"/>
              <w:left w:val="nil"/>
              <w:bottom w:val="nil"/>
              <w:right w:val="nil"/>
            </w:tcBorders>
            <w:shd w:val="clear" w:color="auto" w:fill="auto"/>
            <w:noWrap/>
            <w:vAlign w:val="bottom"/>
            <w:hideMark/>
          </w:tcPr>
          <w:p w14:paraId="74762814" w14:textId="77777777" w:rsidR="00A66B48" w:rsidRPr="0052395D" w:rsidRDefault="00A66B48" w:rsidP="00A24DDC">
            <w:pPr>
              <w:jc w:val="center"/>
              <w:rPr>
                <w:rFonts w:ascii="Arial" w:hAnsi="Arial" w:cs="Arial"/>
                <w:lang w:eastAsia="en-GB"/>
              </w:rPr>
            </w:pPr>
          </w:p>
        </w:tc>
      </w:tr>
      <w:tr w:rsidR="00A66B48" w:rsidRPr="0052395D" w14:paraId="3BD19424" w14:textId="77777777" w:rsidTr="00A24DDC">
        <w:trPr>
          <w:trHeight w:val="465"/>
        </w:trPr>
        <w:tc>
          <w:tcPr>
            <w:tcW w:w="8789" w:type="dxa"/>
            <w:gridSpan w:val="7"/>
            <w:tcBorders>
              <w:top w:val="single" w:sz="4" w:space="0" w:color="auto"/>
              <w:left w:val="single" w:sz="4" w:space="0" w:color="auto"/>
              <w:bottom w:val="nil"/>
              <w:right w:val="single" w:sz="4" w:space="0" w:color="000000"/>
            </w:tcBorders>
            <w:shd w:val="clear" w:color="auto" w:fill="auto"/>
            <w:noWrap/>
            <w:vAlign w:val="center"/>
            <w:hideMark/>
          </w:tcPr>
          <w:p w14:paraId="50A0971A" w14:textId="77777777" w:rsidR="00A66B48" w:rsidRPr="0052395D" w:rsidRDefault="00A66B48" w:rsidP="00A24DDC">
            <w:pPr>
              <w:jc w:val="center"/>
              <w:rPr>
                <w:rFonts w:ascii="Arial" w:hAnsi="Arial" w:cs="Arial"/>
                <w:b/>
                <w:bCs/>
                <w:color w:val="000000"/>
                <w:lang w:eastAsia="en-GB"/>
              </w:rPr>
            </w:pPr>
            <w:bookmarkStart w:id="0" w:name="RANGE!L4:R20"/>
            <w:r w:rsidRPr="0052395D">
              <w:rPr>
                <w:rFonts w:ascii="Arial" w:hAnsi="Arial" w:cs="Arial"/>
                <w:b/>
                <w:bCs/>
                <w:color w:val="000000"/>
                <w:lang w:eastAsia="en-GB"/>
              </w:rPr>
              <w:t>Lingnan University Hong Kong</w:t>
            </w:r>
            <w:bookmarkEnd w:id="0"/>
          </w:p>
        </w:tc>
      </w:tr>
      <w:tr w:rsidR="00A66B48" w:rsidRPr="0052395D" w14:paraId="4337AA28" w14:textId="77777777" w:rsidTr="00A24DDC">
        <w:trPr>
          <w:trHeight w:val="375"/>
        </w:trPr>
        <w:tc>
          <w:tcPr>
            <w:tcW w:w="8789" w:type="dxa"/>
            <w:gridSpan w:val="7"/>
            <w:tcBorders>
              <w:top w:val="nil"/>
              <w:left w:val="single" w:sz="4" w:space="0" w:color="auto"/>
              <w:bottom w:val="single" w:sz="4" w:space="0" w:color="auto"/>
              <w:right w:val="single" w:sz="4" w:space="0" w:color="000000"/>
            </w:tcBorders>
            <w:shd w:val="clear" w:color="auto" w:fill="auto"/>
            <w:noWrap/>
            <w:vAlign w:val="center"/>
            <w:hideMark/>
          </w:tcPr>
          <w:p w14:paraId="722CFECB" w14:textId="77777777" w:rsidR="00A66B48" w:rsidRPr="0052395D" w:rsidRDefault="00A66B48" w:rsidP="00A24DDC">
            <w:pPr>
              <w:jc w:val="center"/>
              <w:rPr>
                <w:rFonts w:ascii="Arial" w:hAnsi="Arial" w:cs="Arial"/>
                <w:color w:val="000000"/>
                <w:lang w:eastAsia="en-GB"/>
              </w:rPr>
            </w:pPr>
            <w:r w:rsidRPr="0052395D">
              <w:rPr>
                <w:rFonts w:ascii="Arial" w:hAnsi="Arial" w:cs="Arial"/>
                <w:color w:val="000000"/>
                <w:lang w:eastAsia="en-GB"/>
              </w:rPr>
              <w:t>Client</w:t>
            </w:r>
          </w:p>
        </w:tc>
      </w:tr>
      <w:tr w:rsidR="00A66B48" w:rsidRPr="0052395D" w14:paraId="68A4DF90" w14:textId="77777777" w:rsidTr="00A24DDC">
        <w:trPr>
          <w:trHeight w:val="375"/>
        </w:trPr>
        <w:tc>
          <w:tcPr>
            <w:tcW w:w="1256" w:type="dxa"/>
            <w:tcBorders>
              <w:top w:val="nil"/>
              <w:left w:val="nil"/>
              <w:bottom w:val="nil"/>
              <w:right w:val="nil"/>
            </w:tcBorders>
            <w:shd w:val="clear" w:color="auto" w:fill="auto"/>
            <w:noWrap/>
            <w:vAlign w:val="bottom"/>
            <w:hideMark/>
          </w:tcPr>
          <w:p w14:paraId="49879679" w14:textId="77777777" w:rsidR="00A66B48" w:rsidRPr="0052395D" w:rsidRDefault="00A66B48" w:rsidP="00A24DDC">
            <w:pPr>
              <w:jc w:val="center"/>
              <w:rPr>
                <w:rFonts w:ascii="Arial" w:hAnsi="Arial" w:cs="Arial"/>
                <w:color w:val="000000"/>
                <w:lang w:eastAsia="en-GB"/>
              </w:rPr>
            </w:pPr>
          </w:p>
        </w:tc>
        <w:tc>
          <w:tcPr>
            <w:tcW w:w="1579" w:type="dxa"/>
            <w:tcBorders>
              <w:top w:val="nil"/>
              <w:left w:val="nil"/>
              <w:bottom w:val="nil"/>
              <w:right w:val="nil"/>
            </w:tcBorders>
            <w:shd w:val="clear" w:color="auto" w:fill="auto"/>
            <w:noWrap/>
            <w:vAlign w:val="bottom"/>
            <w:hideMark/>
          </w:tcPr>
          <w:p w14:paraId="71A486E8" w14:textId="77777777" w:rsidR="00A66B48" w:rsidRPr="0052395D" w:rsidRDefault="00A66B48" w:rsidP="00A24DDC">
            <w:pPr>
              <w:rPr>
                <w:rFonts w:ascii="Arial" w:hAnsi="Arial" w:cs="Arial"/>
                <w:lang w:eastAsia="en-GB"/>
              </w:rPr>
            </w:pPr>
          </w:p>
        </w:tc>
        <w:tc>
          <w:tcPr>
            <w:tcW w:w="1411" w:type="dxa"/>
            <w:tcBorders>
              <w:top w:val="nil"/>
              <w:left w:val="nil"/>
              <w:bottom w:val="nil"/>
              <w:right w:val="single" w:sz="4" w:space="0" w:color="auto"/>
            </w:tcBorders>
            <w:shd w:val="clear" w:color="auto" w:fill="auto"/>
            <w:noWrap/>
            <w:vAlign w:val="bottom"/>
            <w:hideMark/>
          </w:tcPr>
          <w:p w14:paraId="4FD86226"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nil"/>
              <w:left w:val="nil"/>
              <w:bottom w:val="nil"/>
              <w:right w:val="nil"/>
            </w:tcBorders>
            <w:shd w:val="clear" w:color="auto" w:fill="auto"/>
            <w:noWrap/>
            <w:vAlign w:val="bottom"/>
            <w:hideMark/>
          </w:tcPr>
          <w:p w14:paraId="3B3A2CFD"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678" w:type="dxa"/>
            <w:tcBorders>
              <w:top w:val="nil"/>
              <w:left w:val="nil"/>
              <w:bottom w:val="nil"/>
              <w:right w:val="nil"/>
            </w:tcBorders>
            <w:shd w:val="clear" w:color="auto" w:fill="auto"/>
            <w:noWrap/>
            <w:vAlign w:val="bottom"/>
            <w:hideMark/>
          </w:tcPr>
          <w:p w14:paraId="41DCAFF1" w14:textId="77777777" w:rsidR="00A66B48" w:rsidRPr="0052395D" w:rsidRDefault="00A66B48" w:rsidP="00A24DDC">
            <w:pPr>
              <w:rPr>
                <w:rFonts w:ascii="Arial" w:hAnsi="Arial" w:cs="Arial"/>
                <w:color w:val="000000"/>
                <w:lang w:eastAsia="en-GB"/>
              </w:rPr>
            </w:pPr>
          </w:p>
        </w:tc>
        <w:tc>
          <w:tcPr>
            <w:tcW w:w="678" w:type="dxa"/>
            <w:tcBorders>
              <w:top w:val="nil"/>
              <w:left w:val="nil"/>
              <w:bottom w:val="nil"/>
              <w:right w:val="nil"/>
            </w:tcBorders>
            <w:shd w:val="clear" w:color="auto" w:fill="auto"/>
            <w:noWrap/>
            <w:vAlign w:val="bottom"/>
            <w:hideMark/>
          </w:tcPr>
          <w:p w14:paraId="4A5675B6" w14:textId="77777777" w:rsidR="00A66B48" w:rsidRPr="0052395D" w:rsidRDefault="00A66B48" w:rsidP="00A24DDC">
            <w:pPr>
              <w:rPr>
                <w:rFonts w:ascii="Arial" w:hAnsi="Arial" w:cs="Arial"/>
                <w:lang w:eastAsia="en-GB"/>
              </w:rPr>
            </w:pPr>
          </w:p>
        </w:tc>
        <w:tc>
          <w:tcPr>
            <w:tcW w:w="1453" w:type="dxa"/>
            <w:tcBorders>
              <w:top w:val="nil"/>
              <w:left w:val="nil"/>
              <w:bottom w:val="nil"/>
              <w:right w:val="nil"/>
            </w:tcBorders>
            <w:shd w:val="clear" w:color="auto" w:fill="auto"/>
            <w:noWrap/>
            <w:vAlign w:val="bottom"/>
            <w:hideMark/>
          </w:tcPr>
          <w:p w14:paraId="71EE93B1" w14:textId="77777777" w:rsidR="00A66B48" w:rsidRPr="0052395D" w:rsidRDefault="00A66B48" w:rsidP="00A24DDC">
            <w:pPr>
              <w:rPr>
                <w:rFonts w:ascii="Arial" w:hAnsi="Arial" w:cs="Arial"/>
                <w:lang w:eastAsia="en-GB"/>
              </w:rPr>
            </w:pPr>
          </w:p>
        </w:tc>
      </w:tr>
      <w:tr w:rsidR="00A66B48" w:rsidRPr="0052395D" w14:paraId="7778CC33" w14:textId="77777777" w:rsidTr="00A24DDC">
        <w:trPr>
          <w:trHeight w:val="375"/>
        </w:trPr>
        <w:tc>
          <w:tcPr>
            <w:tcW w:w="2835" w:type="dxa"/>
            <w:gridSpan w:val="2"/>
            <w:tcBorders>
              <w:top w:val="single" w:sz="4" w:space="0" w:color="auto"/>
              <w:left w:val="single" w:sz="4" w:space="0" w:color="auto"/>
              <w:bottom w:val="nil"/>
              <w:right w:val="nil"/>
            </w:tcBorders>
            <w:shd w:val="clear" w:color="auto" w:fill="auto"/>
            <w:noWrap/>
            <w:vAlign w:val="bottom"/>
            <w:hideMark/>
          </w:tcPr>
          <w:p w14:paraId="182197AB" w14:textId="77777777" w:rsidR="00A66B48" w:rsidRPr="0052395D" w:rsidRDefault="00A66B48" w:rsidP="00A24DDC">
            <w:pPr>
              <w:jc w:val="center"/>
              <w:rPr>
                <w:rFonts w:ascii="Arial" w:hAnsi="Arial" w:cs="Arial"/>
                <w:b/>
                <w:bCs/>
                <w:color w:val="000000"/>
                <w:lang w:eastAsia="en-GB"/>
              </w:rPr>
            </w:pPr>
            <w:r w:rsidRPr="0052395D">
              <w:rPr>
                <w:rFonts w:ascii="Arial" w:hAnsi="Arial" w:cs="Arial"/>
                <w:b/>
                <w:bCs/>
                <w:color w:val="000000"/>
                <w:lang w:eastAsia="en-GB"/>
              </w:rPr>
              <w:t>Quantity Surveyor</w:t>
            </w:r>
          </w:p>
        </w:tc>
        <w:tc>
          <w:tcPr>
            <w:tcW w:w="1411" w:type="dxa"/>
            <w:tcBorders>
              <w:top w:val="nil"/>
              <w:left w:val="single" w:sz="4" w:space="0" w:color="auto"/>
              <w:bottom w:val="nil"/>
              <w:right w:val="single" w:sz="4" w:space="0" w:color="auto"/>
            </w:tcBorders>
            <w:shd w:val="clear" w:color="auto" w:fill="auto"/>
            <w:noWrap/>
            <w:vAlign w:val="bottom"/>
            <w:hideMark/>
          </w:tcPr>
          <w:p w14:paraId="5BC4345D"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nil"/>
              <w:left w:val="nil"/>
              <w:bottom w:val="nil"/>
              <w:right w:val="single" w:sz="4" w:space="0" w:color="auto"/>
            </w:tcBorders>
            <w:shd w:val="clear" w:color="auto" w:fill="auto"/>
            <w:noWrap/>
            <w:vAlign w:val="bottom"/>
            <w:hideMark/>
          </w:tcPr>
          <w:p w14:paraId="1119CB4D"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2809" w:type="dxa"/>
            <w:gridSpan w:val="3"/>
            <w:tcBorders>
              <w:top w:val="single" w:sz="4" w:space="0" w:color="auto"/>
              <w:left w:val="nil"/>
              <w:bottom w:val="nil"/>
              <w:right w:val="single" w:sz="4" w:space="0" w:color="000000"/>
            </w:tcBorders>
            <w:shd w:val="clear" w:color="auto" w:fill="auto"/>
            <w:noWrap/>
            <w:vAlign w:val="bottom"/>
            <w:hideMark/>
          </w:tcPr>
          <w:p w14:paraId="2598F196" w14:textId="77777777" w:rsidR="00A66B48" w:rsidRPr="0052395D" w:rsidRDefault="00A66B48" w:rsidP="00A24DDC">
            <w:pPr>
              <w:jc w:val="center"/>
              <w:rPr>
                <w:rFonts w:ascii="Arial" w:hAnsi="Arial" w:cs="Arial"/>
                <w:b/>
                <w:bCs/>
                <w:color w:val="000000"/>
                <w:lang w:eastAsia="en-GB"/>
              </w:rPr>
            </w:pPr>
            <w:r w:rsidRPr="0052395D">
              <w:rPr>
                <w:rFonts w:ascii="Arial" w:hAnsi="Arial" w:cs="Arial"/>
                <w:b/>
                <w:bCs/>
                <w:color w:val="000000"/>
                <w:lang w:eastAsia="en-GB"/>
              </w:rPr>
              <w:t>Main Contractor</w:t>
            </w:r>
          </w:p>
        </w:tc>
      </w:tr>
      <w:tr w:rsidR="00A66B48" w:rsidRPr="0052395D" w14:paraId="2825B2F9" w14:textId="77777777" w:rsidTr="00A24DDC">
        <w:trPr>
          <w:trHeight w:val="375"/>
        </w:trPr>
        <w:tc>
          <w:tcPr>
            <w:tcW w:w="2835" w:type="dxa"/>
            <w:gridSpan w:val="2"/>
            <w:tcBorders>
              <w:top w:val="nil"/>
              <w:left w:val="single" w:sz="4" w:space="0" w:color="auto"/>
              <w:bottom w:val="single" w:sz="4" w:space="0" w:color="auto"/>
              <w:right w:val="nil"/>
            </w:tcBorders>
            <w:shd w:val="clear" w:color="auto" w:fill="auto"/>
            <w:noWrap/>
            <w:vAlign w:val="bottom"/>
            <w:hideMark/>
          </w:tcPr>
          <w:p w14:paraId="703EB005" w14:textId="77777777" w:rsidR="00A66B48" w:rsidRPr="0052395D" w:rsidRDefault="00A66B48" w:rsidP="00A24DDC">
            <w:pPr>
              <w:jc w:val="center"/>
              <w:rPr>
                <w:rFonts w:ascii="Arial" w:hAnsi="Arial" w:cs="Arial"/>
                <w:color w:val="000000"/>
                <w:lang w:eastAsia="en-GB"/>
              </w:rPr>
            </w:pPr>
            <w:r w:rsidRPr="0052395D">
              <w:rPr>
                <w:rFonts w:ascii="Arial" w:hAnsi="Arial" w:cs="Arial"/>
                <w:color w:val="000000"/>
                <w:lang w:eastAsia="en-GB"/>
              </w:rPr>
              <w:t>Appointed by Client</w:t>
            </w:r>
          </w:p>
        </w:tc>
        <w:tc>
          <w:tcPr>
            <w:tcW w:w="1411" w:type="dxa"/>
            <w:tcBorders>
              <w:top w:val="single" w:sz="4" w:space="0" w:color="auto"/>
              <w:left w:val="single" w:sz="4" w:space="0" w:color="auto"/>
              <w:bottom w:val="nil"/>
              <w:right w:val="single" w:sz="4" w:space="0" w:color="auto"/>
            </w:tcBorders>
            <w:shd w:val="clear" w:color="auto" w:fill="auto"/>
            <w:noWrap/>
            <w:vAlign w:val="bottom"/>
            <w:hideMark/>
          </w:tcPr>
          <w:p w14:paraId="2FF39472"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single" w:sz="4" w:space="0" w:color="auto"/>
              <w:left w:val="nil"/>
              <w:bottom w:val="nil"/>
              <w:right w:val="single" w:sz="4" w:space="0" w:color="auto"/>
            </w:tcBorders>
            <w:shd w:val="clear" w:color="auto" w:fill="auto"/>
            <w:noWrap/>
            <w:vAlign w:val="bottom"/>
            <w:hideMark/>
          </w:tcPr>
          <w:p w14:paraId="2E92B128"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2809" w:type="dxa"/>
            <w:gridSpan w:val="3"/>
            <w:tcBorders>
              <w:top w:val="nil"/>
              <w:left w:val="nil"/>
              <w:bottom w:val="single" w:sz="4" w:space="0" w:color="auto"/>
              <w:right w:val="single" w:sz="4" w:space="0" w:color="000000"/>
            </w:tcBorders>
            <w:shd w:val="clear" w:color="auto" w:fill="auto"/>
            <w:noWrap/>
            <w:vAlign w:val="bottom"/>
            <w:hideMark/>
          </w:tcPr>
          <w:p w14:paraId="4CA319E8" w14:textId="77777777" w:rsidR="00A66B48" w:rsidRPr="0052395D" w:rsidRDefault="00A66B48" w:rsidP="00A24DDC">
            <w:pPr>
              <w:jc w:val="center"/>
              <w:rPr>
                <w:rFonts w:ascii="Arial" w:hAnsi="Arial" w:cs="Arial"/>
                <w:color w:val="000000"/>
                <w:lang w:eastAsia="en-GB"/>
              </w:rPr>
            </w:pPr>
            <w:r w:rsidRPr="0052395D">
              <w:rPr>
                <w:rFonts w:ascii="Arial" w:hAnsi="Arial" w:cs="Arial"/>
                <w:color w:val="000000"/>
                <w:lang w:eastAsia="en-GB"/>
              </w:rPr>
              <w:t>Appointed by Client</w:t>
            </w:r>
          </w:p>
        </w:tc>
      </w:tr>
      <w:tr w:rsidR="00A66B48" w:rsidRPr="0052395D" w14:paraId="52EFC753" w14:textId="77777777" w:rsidTr="00A24DDC">
        <w:trPr>
          <w:trHeight w:val="315"/>
        </w:trPr>
        <w:tc>
          <w:tcPr>
            <w:tcW w:w="1256" w:type="dxa"/>
            <w:tcBorders>
              <w:top w:val="nil"/>
              <w:left w:val="nil"/>
              <w:bottom w:val="nil"/>
              <w:right w:val="nil"/>
            </w:tcBorders>
            <w:shd w:val="clear" w:color="auto" w:fill="auto"/>
            <w:noWrap/>
            <w:vAlign w:val="bottom"/>
            <w:hideMark/>
          </w:tcPr>
          <w:p w14:paraId="494FBE31" w14:textId="77777777" w:rsidR="00A66B48" w:rsidRPr="0052395D" w:rsidRDefault="00A66B48" w:rsidP="00A24DDC">
            <w:pPr>
              <w:jc w:val="center"/>
              <w:rPr>
                <w:rFonts w:ascii="Arial" w:hAnsi="Arial" w:cs="Arial"/>
                <w:color w:val="000000"/>
                <w:lang w:eastAsia="en-GB"/>
              </w:rPr>
            </w:pPr>
          </w:p>
        </w:tc>
        <w:tc>
          <w:tcPr>
            <w:tcW w:w="1579" w:type="dxa"/>
            <w:tcBorders>
              <w:top w:val="nil"/>
              <w:left w:val="nil"/>
              <w:bottom w:val="nil"/>
              <w:right w:val="nil"/>
            </w:tcBorders>
            <w:shd w:val="clear" w:color="auto" w:fill="auto"/>
            <w:noWrap/>
            <w:vAlign w:val="bottom"/>
            <w:hideMark/>
          </w:tcPr>
          <w:p w14:paraId="13403F6F" w14:textId="77777777" w:rsidR="00A66B48" w:rsidRPr="0052395D" w:rsidRDefault="00A66B48" w:rsidP="00A24DDC">
            <w:pPr>
              <w:rPr>
                <w:rFonts w:ascii="Arial" w:hAnsi="Arial" w:cs="Arial"/>
                <w:lang w:eastAsia="en-GB"/>
              </w:rPr>
            </w:pPr>
          </w:p>
        </w:tc>
        <w:tc>
          <w:tcPr>
            <w:tcW w:w="1411" w:type="dxa"/>
            <w:tcBorders>
              <w:top w:val="nil"/>
              <w:left w:val="nil"/>
              <w:bottom w:val="nil"/>
              <w:right w:val="single" w:sz="4" w:space="0" w:color="auto"/>
            </w:tcBorders>
            <w:shd w:val="clear" w:color="auto" w:fill="auto"/>
            <w:noWrap/>
            <w:vAlign w:val="bottom"/>
            <w:hideMark/>
          </w:tcPr>
          <w:p w14:paraId="22CE52CD"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nil"/>
              <w:left w:val="nil"/>
              <w:bottom w:val="nil"/>
              <w:right w:val="nil"/>
            </w:tcBorders>
            <w:shd w:val="clear" w:color="auto" w:fill="auto"/>
            <w:noWrap/>
            <w:vAlign w:val="bottom"/>
            <w:hideMark/>
          </w:tcPr>
          <w:p w14:paraId="604B5544" w14:textId="77777777" w:rsidR="00A66B48" w:rsidRPr="0052395D" w:rsidRDefault="00A66B48" w:rsidP="00A24DDC">
            <w:pPr>
              <w:rPr>
                <w:rFonts w:ascii="Arial" w:hAnsi="Arial" w:cs="Arial"/>
                <w:color w:val="000000"/>
                <w:lang w:eastAsia="en-GB"/>
              </w:rPr>
            </w:pPr>
          </w:p>
        </w:tc>
        <w:tc>
          <w:tcPr>
            <w:tcW w:w="678" w:type="dxa"/>
            <w:tcBorders>
              <w:top w:val="nil"/>
              <w:left w:val="nil"/>
              <w:bottom w:val="nil"/>
              <w:right w:val="nil"/>
            </w:tcBorders>
            <w:shd w:val="clear" w:color="auto" w:fill="auto"/>
            <w:noWrap/>
            <w:vAlign w:val="bottom"/>
            <w:hideMark/>
          </w:tcPr>
          <w:p w14:paraId="451306E4" w14:textId="77777777" w:rsidR="00A66B48" w:rsidRPr="0052395D" w:rsidRDefault="00A66B48" w:rsidP="00A24DDC">
            <w:pPr>
              <w:rPr>
                <w:rFonts w:ascii="Arial" w:hAnsi="Arial" w:cs="Arial"/>
                <w:lang w:eastAsia="en-GB"/>
              </w:rPr>
            </w:pPr>
          </w:p>
        </w:tc>
        <w:tc>
          <w:tcPr>
            <w:tcW w:w="678" w:type="dxa"/>
            <w:tcBorders>
              <w:top w:val="nil"/>
              <w:left w:val="nil"/>
              <w:bottom w:val="nil"/>
              <w:right w:val="nil"/>
            </w:tcBorders>
            <w:shd w:val="clear" w:color="auto" w:fill="auto"/>
            <w:noWrap/>
            <w:vAlign w:val="bottom"/>
            <w:hideMark/>
          </w:tcPr>
          <w:p w14:paraId="05FC35F8" w14:textId="77777777" w:rsidR="00A66B48" w:rsidRPr="0052395D" w:rsidRDefault="00A66B48" w:rsidP="00A24DDC">
            <w:pPr>
              <w:jc w:val="center"/>
              <w:rPr>
                <w:rFonts w:ascii="Arial" w:hAnsi="Arial" w:cs="Arial"/>
                <w:lang w:eastAsia="en-GB"/>
              </w:rPr>
            </w:pPr>
          </w:p>
        </w:tc>
        <w:tc>
          <w:tcPr>
            <w:tcW w:w="1453" w:type="dxa"/>
            <w:tcBorders>
              <w:top w:val="nil"/>
              <w:left w:val="nil"/>
              <w:bottom w:val="nil"/>
              <w:right w:val="nil"/>
            </w:tcBorders>
            <w:shd w:val="clear" w:color="auto" w:fill="auto"/>
            <w:noWrap/>
            <w:vAlign w:val="bottom"/>
            <w:hideMark/>
          </w:tcPr>
          <w:p w14:paraId="37AF161A" w14:textId="77777777" w:rsidR="00A66B48" w:rsidRPr="0052395D" w:rsidRDefault="00A66B48" w:rsidP="00A24DDC">
            <w:pPr>
              <w:jc w:val="center"/>
              <w:rPr>
                <w:rFonts w:ascii="Arial" w:hAnsi="Arial" w:cs="Arial"/>
                <w:lang w:eastAsia="en-GB"/>
              </w:rPr>
            </w:pPr>
          </w:p>
        </w:tc>
      </w:tr>
      <w:tr w:rsidR="00A66B48" w:rsidRPr="0052395D" w14:paraId="52217D8A" w14:textId="77777777" w:rsidTr="00A24DDC">
        <w:trPr>
          <w:trHeight w:val="405"/>
        </w:trPr>
        <w:tc>
          <w:tcPr>
            <w:tcW w:w="8789" w:type="dxa"/>
            <w:gridSpan w:val="7"/>
            <w:tcBorders>
              <w:top w:val="single" w:sz="4" w:space="0" w:color="auto"/>
              <w:left w:val="single" w:sz="4" w:space="0" w:color="auto"/>
              <w:bottom w:val="nil"/>
              <w:right w:val="single" w:sz="4" w:space="0" w:color="000000"/>
            </w:tcBorders>
            <w:shd w:val="clear" w:color="auto" w:fill="auto"/>
            <w:noWrap/>
            <w:vAlign w:val="bottom"/>
            <w:hideMark/>
          </w:tcPr>
          <w:p w14:paraId="53BE99DC" w14:textId="77777777" w:rsidR="00A66B48" w:rsidRPr="0052395D" w:rsidRDefault="00A66B48" w:rsidP="00A24DDC">
            <w:pPr>
              <w:jc w:val="center"/>
              <w:rPr>
                <w:rFonts w:ascii="Arial" w:hAnsi="Arial" w:cs="Arial"/>
                <w:b/>
                <w:bCs/>
                <w:color w:val="000000"/>
                <w:lang w:eastAsia="en-GB"/>
              </w:rPr>
            </w:pPr>
            <w:r w:rsidRPr="0052395D">
              <w:rPr>
                <w:rFonts w:ascii="Arial" w:hAnsi="Arial" w:cs="Arial"/>
                <w:b/>
                <w:bCs/>
                <w:color w:val="000000"/>
                <w:lang w:eastAsia="en-GB"/>
              </w:rPr>
              <w:t>HEAD Architecture and Design Limited</w:t>
            </w:r>
          </w:p>
        </w:tc>
      </w:tr>
      <w:tr w:rsidR="00A66B48" w:rsidRPr="0052395D" w14:paraId="6906F1BD" w14:textId="77777777" w:rsidTr="00A24DDC">
        <w:trPr>
          <w:trHeight w:val="330"/>
        </w:trPr>
        <w:tc>
          <w:tcPr>
            <w:tcW w:w="8789" w:type="dxa"/>
            <w:gridSpan w:val="7"/>
            <w:tcBorders>
              <w:top w:val="nil"/>
              <w:left w:val="single" w:sz="4" w:space="0" w:color="auto"/>
              <w:bottom w:val="single" w:sz="4" w:space="0" w:color="auto"/>
              <w:right w:val="single" w:sz="4" w:space="0" w:color="000000"/>
            </w:tcBorders>
            <w:shd w:val="clear" w:color="auto" w:fill="auto"/>
            <w:noWrap/>
            <w:vAlign w:val="bottom"/>
            <w:hideMark/>
          </w:tcPr>
          <w:p w14:paraId="69D9F132" w14:textId="77777777" w:rsidR="00A66B48" w:rsidRPr="0052395D" w:rsidRDefault="00A66B48" w:rsidP="00A24DDC">
            <w:pPr>
              <w:jc w:val="center"/>
              <w:rPr>
                <w:rFonts w:ascii="Arial" w:hAnsi="Arial" w:cs="Arial"/>
                <w:color w:val="000000"/>
                <w:lang w:eastAsia="en-GB"/>
              </w:rPr>
            </w:pPr>
            <w:r w:rsidRPr="0052395D">
              <w:rPr>
                <w:rFonts w:ascii="Arial" w:hAnsi="Arial" w:cs="Arial"/>
                <w:color w:val="000000"/>
                <w:lang w:eastAsia="en-GB"/>
              </w:rPr>
              <w:t>Lead Interior Design Consultant</w:t>
            </w:r>
          </w:p>
        </w:tc>
      </w:tr>
      <w:tr w:rsidR="00A66B48" w:rsidRPr="0052395D" w14:paraId="43E4EA6C" w14:textId="77777777" w:rsidTr="00A24DDC">
        <w:trPr>
          <w:trHeight w:val="300"/>
        </w:trPr>
        <w:tc>
          <w:tcPr>
            <w:tcW w:w="1256" w:type="dxa"/>
            <w:tcBorders>
              <w:top w:val="nil"/>
              <w:left w:val="nil"/>
              <w:bottom w:val="nil"/>
              <w:right w:val="nil"/>
            </w:tcBorders>
            <w:shd w:val="clear" w:color="auto" w:fill="auto"/>
            <w:noWrap/>
            <w:vAlign w:val="bottom"/>
            <w:hideMark/>
          </w:tcPr>
          <w:p w14:paraId="4A74D30D" w14:textId="77777777" w:rsidR="00A66B48" w:rsidRPr="0052395D" w:rsidRDefault="00A66B48" w:rsidP="00A24DDC">
            <w:pPr>
              <w:jc w:val="center"/>
              <w:rPr>
                <w:rFonts w:ascii="Arial" w:hAnsi="Arial" w:cs="Arial"/>
                <w:color w:val="000000"/>
                <w:lang w:eastAsia="en-GB"/>
              </w:rPr>
            </w:pPr>
          </w:p>
        </w:tc>
        <w:tc>
          <w:tcPr>
            <w:tcW w:w="1579" w:type="dxa"/>
            <w:tcBorders>
              <w:top w:val="nil"/>
              <w:left w:val="nil"/>
              <w:bottom w:val="nil"/>
              <w:right w:val="nil"/>
            </w:tcBorders>
            <w:shd w:val="clear" w:color="auto" w:fill="auto"/>
            <w:noWrap/>
            <w:vAlign w:val="bottom"/>
            <w:hideMark/>
          </w:tcPr>
          <w:p w14:paraId="7ED16911" w14:textId="77777777" w:rsidR="00A66B48" w:rsidRPr="0052395D" w:rsidRDefault="00A66B48" w:rsidP="00A24DDC">
            <w:pPr>
              <w:rPr>
                <w:rFonts w:ascii="Arial" w:hAnsi="Arial" w:cs="Arial"/>
                <w:lang w:eastAsia="en-GB"/>
              </w:rPr>
            </w:pPr>
          </w:p>
        </w:tc>
        <w:tc>
          <w:tcPr>
            <w:tcW w:w="1411" w:type="dxa"/>
            <w:tcBorders>
              <w:top w:val="nil"/>
              <w:left w:val="nil"/>
              <w:bottom w:val="nil"/>
              <w:right w:val="single" w:sz="4" w:space="0" w:color="auto"/>
            </w:tcBorders>
            <w:shd w:val="clear" w:color="auto" w:fill="auto"/>
            <w:noWrap/>
            <w:vAlign w:val="bottom"/>
            <w:hideMark/>
          </w:tcPr>
          <w:p w14:paraId="42B8BF17"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nil"/>
              <w:left w:val="nil"/>
              <w:bottom w:val="nil"/>
              <w:right w:val="nil"/>
            </w:tcBorders>
            <w:shd w:val="clear" w:color="auto" w:fill="auto"/>
            <w:noWrap/>
            <w:vAlign w:val="bottom"/>
            <w:hideMark/>
          </w:tcPr>
          <w:p w14:paraId="4487B065"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678" w:type="dxa"/>
            <w:tcBorders>
              <w:top w:val="nil"/>
              <w:left w:val="nil"/>
              <w:bottom w:val="nil"/>
              <w:right w:val="nil"/>
            </w:tcBorders>
            <w:shd w:val="clear" w:color="auto" w:fill="auto"/>
            <w:noWrap/>
            <w:vAlign w:val="bottom"/>
            <w:hideMark/>
          </w:tcPr>
          <w:p w14:paraId="2486E0C5" w14:textId="77777777" w:rsidR="00A66B48" w:rsidRPr="0052395D" w:rsidRDefault="00A66B48" w:rsidP="00A24DDC">
            <w:pPr>
              <w:rPr>
                <w:rFonts w:ascii="Arial" w:hAnsi="Arial" w:cs="Arial"/>
                <w:color w:val="000000"/>
                <w:lang w:eastAsia="en-GB"/>
              </w:rPr>
            </w:pPr>
          </w:p>
        </w:tc>
        <w:tc>
          <w:tcPr>
            <w:tcW w:w="678" w:type="dxa"/>
            <w:tcBorders>
              <w:top w:val="nil"/>
              <w:left w:val="nil"/>
              <w:bottom w:val="nil"/>
              <w:right w:val="nil"/>
            </w:tcBorders>
            <w:shd w:val="clear" w:color="auto" w:fill="auto"/>
            <w:noWrap/>
            <w:vAlign w:val="bottom"/>
            <w:hideMark/>
          </w:tcPr>
          <w:p w14:paraId="6569A361" w14:textId="77777777" w:rsidR="00A66B48" w:rsidRPr="0052395D" w:rsidRDefault="00A66B48" w:rsidP="00A24DDC">
            <w:pPr>
              <w:rPr>
                <w:rFonts w:ascii="Arial" w:hAnsi="Arial" w:cs="Arial"/>
                <w:lang w:eastAsia="en-GB"/>
              </w:rPr>
            </w:pPr>
          </w:p>
        </w:tc>
        <w:tc>
          <w:tcPr>
            <w:tcW w:w="1453" w:type="dxa"/>
            <w:tcBorders>
              <w:top w:val="nil"/>
              <w:left w:val="nil"/>
              <w:bottom w:val="nil"/>
              <w:right w:val="nil"/>
            </w:tcBorders>
            <w:shd w:val="clear" w:color="auto" w:fill="auto"/>
            <w:noWrap/>
            <w:vAlign w:val="bottom"/>
            <w:hideMark/>
          </w:tcPr>
          <w:p w14:paraId="20ADBAD3" w14:textId="77777777" w:rsidR="00A66B48" w:rsidRPr="0052395D" w:rsidRDefault="00A66B48" w:rsidP="00A24DDC">
            <w:pPr>
              <w:rPr>
                <w:rFonts w:ascii="Arial" w:hAnsi="Arial" w:cs="Arial"/>
                <w:lang w:eastAsia="en-GB"/>
              </w:rPr>
            </w:pPr>
          </w:p>
        </w:tc>
      </w:tr>
      <w:tr w:rsidR="00A66B48" w:rsidRPr="0052395D" w14:paraId="00C757B3" w14:textId="77777777" w:rsidTr="00A24DDC">
        <w:trPr>
          <w:trHeight w:val="300"/>
        </w:trPr>
        <w:tc>
          <w:tcPr>
            <w:tcW w:w="2835" w:type="dxa"/>
            <w:gridSpan w:val="2"/>
            <w:tcBorders>
              <w:top w:val="single" w:sz="4" w:space="0" w:color="auto"/>
              <w:left w:val="single" w:sz="4" w:space="0" w:color="auto"/>
              <w:bottom w:val="nil"/>
              <w:right w:val="nil"/>
            </w:tcBorders>
            <w:shd w:val="clear" w:color="auto" w:fill="auto"/>
            <w:noWrap/>
            <w:vAlign w:val="bottom"/>
            <w:hideMark/>
          </w:tcPr>
          <w:p w14:paraId="40020CCC" w14:textId="77777777" w:rsidR="00A66B48" w:rsidRPr="0052395D" w:rsidRDefault="00A66B48" w:rsidP="00A24DDC">
            <w:pPr>
              <w:jc w:val="center"/>
              <w:rPr>
                <w:rFonts w:ascii="Arial" w:hAnsi="Arial" w:cs="Arial"/>
                <w:b/>
                <w:bCs/>
                <w:color w:val="000000"/>
                <w:lang w:eastAsia="en-GB"/>
              </w:rPr>
            </w:pPr>
            <w:r w:rsidRPr="0052395D">
              <w:rPr>
                <w:rFonts w:ascii="Arial" w:hAnsi="Arial" w:cs="Arial"/>
                <w:b/>
                <w:bCs/>
                <w:color w:val="000000"/>
                <w:lang w:eastAsia="en-GB"/>
              </w:rPr>
              <w:t>Ferrier Chan &amp; Partners</w:t>
            </w:r>
          </w:p>
        </w:tc>
        <w:tc>
          <w:tcPr>
            <w:tcW w:w="1411" w:type="dxa"/>
            <w:tcBorders>
              <w:top w:val="nil"/>
              <w:left w:val="single" w:sz="4" w:space="0" w:color="auto"/>
              <w:bottom w:val="nil"/>
              <w:right w:val="single" w:sz="4" w:space="0" w:color="auto"/>
            </w:tcBorders>
            <w:shd w:val="clear" w:color="auto" w:fill="auto"/>
            <w:noWrap/>
            <w:vAlign w:val="bottom"/>
            <w:hideMark/>
          </w:tcPr>
          <w:p w14:paraId="29B1C69A"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nil"/>
              <w:left w:val="nil"/>
              <w:bottom w:val="nil"/>
              <w:right w:val="single" w:sz="4" w:space="0" w:color="auto"/>
            </w:tcBorders>
            <w:shd w:val="clear" w:color="auto" w:fill="auto"/>
            <w:noWrap/>
            <w:vAlign w:val="bottom"/>
            <w:hideMark/>
          </w:tcPr>
          <w:p w14:paraId="241CC947"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2809" w:type="dxa"/>
            <w:gridSpan w:val="3"/>
            <w:tcBorders>
              <w:top w:val="single" w:sz="4" w:space="0" w:color="auto"/>
              <w:left w:val="nil"/>
              <w:bottom w:val="nil"/>
              <w:right w:val="single" w:sz="4" w:space="0" w:color="000000"/>
            </w:tcBorders>
            <w:shd w:val="clear" w:color="auto" w:fill="auto"/>
            <w:noWrap/>
            <w:vAlign w:val="bottom"/>
            <w:hideMark/>
          </w:tcPr>
          <w:p w14:paraId="7F627FA2" w14:textId="77777777" w:rsidR="00A66B48" w:rsidRPr="0052395D" w:rsidRDefault="00A66B48" w:rsidP="00A24DDC">
            <w:pPr>
              <w:jc w:val="center"/>
              <w:rPr>
                <w:rFonts w:ascii="Arial" w:hAnsi="Arial" w:cs="Arial"/>
                <w:b/>
                <w:bCs/>
                <w:color w:val="000000"/>
                <w:lang w:eastAsia="en-GB"/>
              </w:rPr>
            </w:pPr>
            <w:proofErr w:type="spellStart"/>
            <w:r w:rsidRPr="0052395D">
              <w:rPr>
                <w:rFonts w:ascii="Arial" w:hAnsi="Arial" w:cs="Arial"/>
                <w:b/>
                <w:bCs/>
                <w:color w:val="000000"/>
                <w:lang w:eastAsia="en-GB"/>
              </w:rPr>
              <w:t>Kactus</w:t>
            </w:r>
            <w:proofErr w:type="spellEnd"/>
            <w:r w:rsidRPr="0052395D">
              <w:rPr>
                <w:rFonts w:ascii="Arial" w:hAnsi="Arial" w:cs="Arial"/>
                <w:b/>
                <w:bCs/>
                <w:color w:val="000000"/>
                <w:lang w:eastAsia="en-GB"/>
              </w:rPr>
              <w:t xml:space="preserve"> Design</w:t>
            </w:r>
          </w:p>
        </w:tc>
      </w:tr>
      <w:tr w:rsidR="00A66B48" w:rsidRPr="0052395D" w14:paraId="451EC5F0" w14:textId="77777777" w:rsidTr="00A24DDC">
        <w:trPr>
          <w:trHeight w:val="300"/>
        </w:trPr>
        <w:tc>
          <w:tcPr>
            <w:tcW w:w="2835" w:type="dxa"/>
            <w:gridSpan w:val="2"/>
            <w:tcBorders>
              <w:top w:val="nil"/>
              <w:left w:val="single" w:sz="4" w:space="0" w:color="auto"/>
              <w:bottom w:val="single" w:sz="4" w:space="0" w:color="auto"/>
              <w:right w:val="nil"/>
            </w:tcBorders>
            <w:shd w:val="clear" w:color="auto" w:fill="auto"/>
            <w:noWrap/>
            <w:vAlign w:val="bottom"/>
            <w:hideMark/>
          </w:tcPr>
          <w:p w14:paraId="7A7C2C97" w14:textId="77777777" w:rsidR="00A66B48" w:rsidRPr="0052395D" w:rsidRDefault="00A66B48" w:rsidP="00A24DDC">
            <w:pPr>
              <w:jc w:val="center"/>
              <w:rPr>
                <w:rFonts w:ascii="Arial" w:hAnsi="Arial" w:cs="Arial"/>
                <w:color w:val="000000"/>
                <w:lang w:eastAsia="en-GB"/>
              </w:rPr>
            </w:pPr>
            <w:r w:rsidRPr="0052395D">
              <w:rPr>
                <w:rFonts w:ascii="Arial" w:hAnsi="Arial" w:cs="Arial"/>
                <w:color w:val="000000"/>
                <w:lang w:eastAsia="en-GB"/>
              </w:rPr>
              <w:t>MEP Consultant</w:t>
            </w:r>
          </w:p>
        </w:tc>
        <w:tc>
          <w:tcPr>
            <w:tcW w:w="1411" w:type="dxa"/>
            <w:tcBorders>
              <w:top w:val="single" w:sz="4" w:space="0" w:color="auto"/>
              <w:left w:val="single" w:sz="4" w:space="0" w:color="auto"/>
              <w:bottom w:val="nil"/>
              <w:right w:val="single" w:sz="4" w:space="0" w:color="auto"/>
            </w:tcBorders>
            <w:shd w:val="clear" w:color="auto" w:fill="auto"/>
            <w:noWrap/>
            <w:vAlign w:val="bottom"/>
            <w:hideMark/>
          </w:tcPr>
          <w:p w14:paraId="08C79066"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single" w:sz="4" w:space="0" w:color="auto"/>
              <w:left w:val="nil"/>
              <w:bottom w:val="nil"/>
              <w:right w:val="single" w:sz="4" w:space="0" w:color="auto"/>
            </w:tcBorders>
            <w:shd w:val="clear" w:color="auto" w:fill="auto"/>
            <w:noWrap/>
            <w:vAlign w:val="bottom"/>
            <w:hideMark/>
          </w:tcPr>
          <w:p w14:paraId="6AFB5B84"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2809" w:type="dxa"/>
            <w:gridSpan w:val="3"/>
            <w:tcBorders>
              <w:top w:val="nil"/>
              <w:left w:val="nil"/>
              <w:bottom w:val="single" w:sz="4" w:space="0" w:color="auto"/>
              <w:right w:val="single" w:sz="4" w:space="0" w:color="000000"/>
            </w:tcBorders>
            <w:shd w:val="clear" w:color="auto" w:fill="auto"/>
            <w:noWrap/>
            <w:vAlign w:val="bottom"/>
            <w:hideMark/>
          </w:tcPr>
          <w:p w14:paraId="47F2B536" w14:textId="77777777" w:rsidR="00A66B48" w:rsidRPr="0052395D" w:rsidRDefault="00A66B48" w:rsidP="00A24DDC">
            <w:pPr>
              <w:jc w:val="center"/>
              <w:rPr>
                <w:rFonts w:ascii="Arial" w:hAnsi="Arial" w:cs="Arial"/>
                <w:color w:val="000000"/>
                <w:lang w:eastAsia="en-GB"/>
              </w:rPr>
            </w:pPr>
            <w:r w:rsidRPr="0052395D">
              <w:rPr>
                <w:rFonts w:ascii="Arial" w:hAnsi="Arial" w:cs="Arial"/>
                <w:color w:val="000000"/>
                <w:lang w:eastAsia="en-GB"/>
              </w:rPr>
              <w:t>Graphics Consultant</w:t>
            </w:r>
          </w:p>
        </w:tc>
      </w:tr>
      <w:tr w:rsidR="00A66B48" w:rsidRPr="0052395D" w14:paraId="40F4FB50" w14:textId="77777777" w:rsidTr="00A24DDC">
        <w:trPr>
          <w:trHeight w:val="300"/>
        </w:trPr>
        <w:tc>
          <w:tcPr>
            <w:tcW w:w="1256" w:type="dxa"/>
            <w:tcBorders>
              <w:top w:val="nil"/>
              <w:left w:val="nil"/>
              <w:bottom w:val="nil"/>
              <w:right w:val="nil"/>
            </w:tcBorders>
            <w:shd w:val="clear" w:color="auto" w:fill="auto"/>
            <w:noWrap/>
            <w:vAlign w:val="bottom"/>
            <w:hideMark/>
          </w:tcPr>
          <w:p w14:paraId="489C628D" w14:textId="77777777" w:rsidR="00A66B48" w:rsidRPr="0052395D" w:rsidRDefault="00A66B48" w:rsidP="00A24DDC">
            <w:pPr>
              <w:jc w:val="center"/>
              <w:rPr>
                <w:rFonts w:ascii="Arial" w:hAnsi="Arial" w:cs="Arial"/>
                <w:color w:val="000000"/>
                <w:lang w:eastAsia="en-GB"/>
              </w:rPr>
            </w:pPr>
          </w:p>
        </w:tc>
        <w:tc>
          <w:tcPr>
            <w:tcW w:w="1579" w:type="dxa"/>
            <w:tcBorders>
              <w:top w:val="nil"/>
              <w:left w:val="nil"/>
              <w:bottom w:val="nil"/>
              <w:right w:val="nil"/>
            </w:tcBorders>
            <w:shd w:val="clear" w:color="auto" w:fill="auto"/>
            <w:noWrap/>
            <w:vAlign w:val="bottom"/>
            <w:hideMark/>
          </w:tcPr>
          <w:p w14:paraId="327D9750" w14:textId="77777777" w:rsidR="00A66B48" w:rsidRPr="0052395D" w:rsidRDefault="00A66B48" w:rsidP="00A24DDC">
            <w:pPr>
              <w:rPr>
                <w:rFonts w:ascii="Arial" w:hAnsi="Arial" w:cs="Arial"/>
                <w:lang w:eastAsia="en-GB"/>
              </w:rPr>
            </w:pPr>
          </w:p>
        </w:tc>
        <w:tc>
          <w:tcPr>
            <w:tcW w:w="1411" w:type="dxa"/>
            <w:tcBorders>
              <w:top w:val="nil"/>
              <w:left w:val="nil"/>
              <w:bottom w:val="nil"/>
              <w:right w:val="single" w:sz="4" w:space="0" w:color="auto"/>
            </w:tcBorders>
            <w:shd w:val="clear" w:color="auto" w:fill="auto"/>
            <w:noWrap/>
            <w:vAlign w:val="bottom"/>
            <w:hideMark/>
          </w:tcPr>
          <w:p w14:paraId="1722949B"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nil"/>
              <w:left w:val="nil"/>
              <w:bottom w:val="nil"/>
              <w:right w:val="nil"/>
            </w:tcBorders>
            <w:shd w:val="clear" w:color="auto" w:fill="auto"/>
            <w:noWrap/>
            <w:vAlign w:val="bottom"/>
            <w:hideMark/>
          </w:tcPr>
          <w:p w14:paraId="24ABCF29" w14:textId="77777777" w:rsidR="00A66B48" w:rsidRPr="0052395D" w:rsidRDefault="00A66B48" w:rsidP="00A24DDC">
            <w:pPr>
              <w:rPr>
                <w:rFonts w:ascii="Arial" w:hAnsi="Arial" w:cs="Arial"/>
                <w:color w:val="000000"/>
                <w:lang w:eastAsia="en-GB"/>
              </w:rPr>
            </w:pPr>
          </w:p>
        </w:tc>
        <w:tc>
          <w:tcPr>
            <w:tcW w:w="678" w:type="dxa"/>
            <w:tcBorders>
              <w:top w:val="nil"/>
              <w:left w:val="nil"/>
              <w:bottom w:val="nil"/>
              <w:right w:val="nil"/>
            </w:tcBorders>
            <w:shd w:val="clear" w:color="auto" w:fill="auto"/>
            <w:noWrap/>
            <w:vAlign w:val="bottom"/>
            <w:hideMark/>
          </w:tcPr>
          <w:p w14:paraId="6E370AFE" w14:textId="77777777" w:rsidR="00A66B48" w:rsidRPr="0052395D" w:rsidRDefault="00A66B48" w:rsidP="00A24DDC">
            <w:pPr>
              <w:rPr>
                <w:rFonts w:ascii="Arial" w:hAnsi="Arial" w:cs="Arial"/>
                <w:lang w:eastAsia="en-GB"/>
              </w:rPr>
            </w:pPr>
          </w:p>
        </w:tc>
        <w:tc>
          <w:tcPr>
            <w:tcW w:w="678" w:type="dxa"/>
            <w:tcBorders>
              <w:top w:val="nil"/>
              <w:left w:val="nil"/>
              <w:bottom w:val="nil"/>
              <w:right w:val="nil"/>
            </w:tcBorders>
            <w:shd w:val="clear" w:color="auto" w:fill="auto"/>
            <w:noWrap/>
            <w:vAlign w:val="bottom"/>
            <w:hideMark/>
          </w:tcPr>
          <w:p w14:paraId="50ADADD4" w14:textId="77777777" w:rsidR="00A66B48" w:rsidRPr="0052395D" w:rsidRDefault="00A66B48" w:rsidP="00A24DDC">
            <w:pPr>
              <w:jc w:val="center"/>
              <w:rPr>
                <w:rFonts w:ascii="Arial" w:hAnsi="Arial" w:cs="Arial"/>
                <w:lang w:eastAsia="en-GB"/>
              </w:rPr>
            </w:pPr>
          </w:p>
        </w:tc>
        <w:tc>
          <w:tcPr>
            <w:tcW w:w="1453" w:type="dxa"/>
            <w:tcBorders>
              <w:top w:val="nil"/>
              <w:left w:val="nil"/>
              <w:bottom w:val="nil"/>
              <w:right w:val="nil"/>
            </w:tcBorders>
            <w:shd w:val="clear" w:color="auto" w:fill="auto"/>
            <w:noWrap/>
            <w:vAlign w:val="bottom"/>
            <w:hideMark/>
          </w:tcPr>
          <w:p w14:paraId="31F28C16" w14:textId="77777777" w:rsidR="00A66B48" w:rsidRPr="0052395D" w:rsidRDefault="00A66B48" w:rsidP="00A24DDC">
            <w:pPr>
              <w:jc w:val="center"/>
              <w:rPr>
                <w:rFonts w:ascii="Arial" w:hAnsi="Arial" w:cs="Arial"/>
                <w:lang w:eastAsia="en-GB"/>
              </w:rPr>
            </w:pPr>
          </w:p>
        </w:tc>
      </w:tr>
      <w:tr w:rsidR="00A66B48" w:rsidRPr="0052395D" w14:paraId="268C5656" w14:textId="77777777" w:rsidTr="00A24DDC">
        <w:trPr>
          <w:trHeight w:val="300"/>
        </w:trPr>
        <w:tc>
          <w:tcPr>
            <w:tcW w:w="2835" w:type="dxa"/>
            <w:gridSpan w:val="2"/>
            <w:tcBorders>
              <w:top w:val="single" w:sz="4" w:space="0" w:color="auto"/>
              <w:left w:val="single" w:sz="4" w:space="0" w:color="auto"/>
              <w:bottom w:val="nil"/>
              <w:right w:val="nil"/>
            </w:tcBorders>
            <w:shd w:val="clear" w:color="auto" w:fill="auto"/>
            <w:noWrap/>
            <w:vAlign w:val="bottom"/>
            <w:hideMark/>
          </w:tcPr>
          <w:p w14:paraId="115A054E" w14:textId="77777777" w:rsidR="00A66B48" w:rsidRPr="0052395D" w:rsidRDefault="00A66B48" w:rsidP="00A24DDC">
            <w:pPr>
              <w:jc w:val="center"/>
              <w:rPr>
                <w:rFonts w:ascii="Arial" w:hAnsi="Arial" w:cs="Arial"/>
                <w:b/>
                <w:bCs/>
                <w:color w:val="000000"/>
                <w:lang w:eastAsia="en-GB"/>
              </w:rPr>
            </w:pPr>
            <w:proofErr w:type="spellStart"/>
            <w:r w:rsidRPr="0052395D">
              <w:rPr>
                <w:rFonts w:ascii="Arial" w:hAnsi="Arial" w:cs="Arial"/>
                <w:b/>
                <w:bCs/>
                <w:color w:val="000000"/>
                <w:lang w:eastAsia="en-GB"/>
              </w:rPr>
              <w:t>ihD</w:t>
            </w:r>
            <w:proofErr w:type="spellEnd"/>
          </w:p>
        </w:tc>
        <w:tc>
          <w:tcPr>
            <w:tcW w:w="1411" w:type="dxa"/>
            <w:tcBorders>
              <w:top w:val="nil"/>
              <w:left w:val="single" w:sz="4" w:space="0" w:color="auto"/>
              <w:bottom w:val="nil"/>
              <w:right w:val="single" w:sz="4" w:space="0" w:color="auto"/>
            </w:tcBorders>
            <w:shd w:val="clear" w:color="auto" w:fill="auto"/>
            <w:noWrap/>
            <w:vAlign w:val="bottom"/>
            <w:hideMark/>
          </w:tcPr>
          <w:p w14:paraId="458A41A0"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nil"/>
              <w:left w:val="nil"/>
              <w:bottom w:val="nil"/>
              <w:right w:val="single" w:sz="4" w:space="0" w:color="auto"/>
            </w:tcBorders>
            <w:shd w:val="clear" w:color="auto" w:fill="auto"/>
            <w:noWrap/>
            <w:vAlign w:val="bottom"/>
            <w:hideMark/>
          </w:tcPr>
          <w:p w14:paraId="64046B1E"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2809" w:type="dxa"/>
            <w:gridSpan w:val="3"/>
            <w:tcBorders>
              <w:top w:val="single" w:sz="4" w:space="0" w:color="auto"/>
              <w:left w:val="nil"/>
              <w:bottom w:val="nil"/>
              <w:right w:val="single" w:sz="4" w:space="0" w:color="000000"/>
            </w:tcBorders>
            <w:shd w:val="clear" w:color="auto" w:fill="auto"/>
            <w:noWrap/>
            <w:vAlign w:val="bottom"/>
            <w:hideMark/>
          </w:tcPr>
          <w:p w14:paraId="188E4F7E" w14:textId="77777777" w:rsidR="00A66B48" w:rsidRPr="0052395D" w:rsidRDefault="00A66B48" w:rsidP="00A24DDC">
            <w:pPr>
              <w:jc w:val="center"/>
              <w:rPr>
                <w:rFonts w:ascii="Arial" w:hAnsi="Arial" w:cs="Arial"/>
                <w:b/>
                <w:bCs/>
                <w:color w:val="000000"/>
                <w:lang w:eastAsia="en-GB"/>
              </w:rPr>
            </w:pPr>
            <w:r w:rsidRPr="0052395D">
              <w:rPr>
                <w:rFonts w:ascii="Arial" w:hAnsi="Arial" w:cs="Arial"/>
                <w:b/>
                <w:bCs/>
                <w:color w:val="000000"/>
                <w:lang w:eastAsia="en-GB"/>
              </w:rPr>
              <w:t>Linear Light Group</w:t>
            </w:r>
          </w:p>
        </w:tc>
      </w:tr>
      <w:tr w:rsidR="00A66B48" w:rsidRPr="0052395D" w14:paraId="0729648F" w14:textId="77777777" w:rsidTr="00A24DDC">
        <w:trPr>
          <w:trHeight w:val="300"/>
        </w:trPr>
        <w:tc>
          <w:tcPr>
            <w:tcW w:w="2835" w:type="dxa"/>
            <w:gridSpan w:val="2"/>
            <w:tcBorders>
              <w:top w:val="nil"/>
              <w:left w:val="single" w:sz="4" w:space="0" w:color="auto"/>
              <w:bottom w:val="single" w:sz="4" w:space="0" w:color="auto"/>
              <w:right w:val="nil"/>
            </w:tcBorders>
            <w:shd w:val="clear" w:color="auto" w:fill="auto"/>
            <w:noWrap/>
            <w:vAlign w:val="bottom"/>
            <w:hideMark/>
          </w:tcPr>
          <w:p w14:paraId="70D8F89B"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Acoustic/ AV Consultant</w:t>
            </w:r>
          </w:p>
        </w:tc>
        <w:tc>
          <w:tcPr>
            <w:tcW w:w="1411" w:type="dxa"/>
            <w:tcBorders>
              <w:top w:val="single" w:sz="4" w:space="0" w:color="auto"/>
              <w:left w:val="single" w:sz="4" w:space="0" w:color="auto"/>
              <w:bottom w:val="nil"/>
              <w:right w:val="single" w:sz="4" w:space="0" w:color="auto"/>
            </w:tcBorders>
            <w:shd w:val="clear" w:color="auto" w:fill="auto"/>
            <w:noWrap/>
            <w:vAlign w:val="bottom"/>
            <w:hideMark/>
          </w:tcPr>
          <w:p w14:paraId="4EC64A91"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single" w:sz="4" w:space="0" w:color="auto"/>
              <w:left w:val="nil"/>
              <w:bottom w:val="nil"/>
              <w:right w:val="single" w:sz="4" w:space="0" w:color="auto"/>
            </w:tcBorders>
            <w:shd w:val="clear" w:color="auto" w:fill="auto"/>
            <w:noWrap/>
            <w:vAlign w:val="bottom"/>
            <w:hideMark/>
          </w:tcPr>
          <w:p w14:paraId="28278B0C"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2809" w:type="dxa"/>
            <w:gridSpan w:val="3"/>
            <w:tcBorders>
              <w:top w:val="nil"/>
              <w:left w:val="nil"/>
              <w:bottom w:val="single" w:sz="4" w:space="0" w:color="auto"/>
              <w:right w:val="single" w:sz="4" w:space="0" w:color="000000"/>
            </w:tcBorders>
            <w:shd w:val="clear" w:color="auto" w:fill="auto"/>
            <w:noWrap/>
            <w:vAlign w:val="bottom"/>
            <w:hideMark/>
          </w:tcPr>
          <w:p w14:paraId="100E1431" w14:textId="77777777" w:rsidR="00A66B48" w:rsidRPr="0052395D" w:rsidRDefault="00A66B48" w:rsidP="00A24DDC">
            <w:pPr>
              <w:jc w:val="center"/>
              <w:rPr>
                <w:rFonts w:ascii="Arial" w:hAnsi="Arial" w:cs="Arial"/>
                <w:color w:val="000000"/>
                <w:lang w:eastAsia="en-GB"/>
              </w:rPr>
            </w:pPr>
            <w:r w:rsidRPr="0052395D">
              <w:rPr>
                <w:rFonts w:ascii="Arial" w:hAnsi="Arial" w:cs="Arial"/>
                <w:color w:val="000000"/>
                <w:lang w:eastAsia="en-GB"/>
              </w:rPr>
              <w:t>Lighting Consultant</w:t>
            </w:r>
          </w:p>
        </w:tc>
      </w:tr>
      <w:tr w:rsidR="00A66B48" w:rsidRPr="0052395D" w14:paraId="79A776A8" w14:textId="77777777" w:rsidTr="00A24DDC">
        <w:trPr>
          <w:trHeight w:val="300"/>
        </w:trPr>
        <w:tc>
          <w:tcPr>
            <w:tcW w:w="1256" w:type="dxa"/>
            <w:tcBorders>
              <w:top w:val="nil"/>
              <w:left w:val="nil"/>
              <w:bottom w:val="nil"/>
              <w:right w:val="nil"/>
            </w:tcBorders>
            <w:shd w:val="clear" w:color="auto" w:fill="auto"/>
            <w:noWrap/>
            <w:vAlign w:val="bottom"/>
            <w:hideMark/>
          </w:tcPr>
          <w:p w14:paraId="5A0383BC" w14:textId="77777777" w:rsidR="00A66B48" w:rsidRPr="0052395D" w:rsidRDefault="00A66B48" w:rsidP="00A24DDC">
            <w:pPr>
              <w:jc w:val="center"/>
              <w:rPr>
                <w:rFonts w:ascii="Arial" w:hAnsi="Arial" w:cs="Arial"/>
                <w:color w:val="000000"/>
                <w:lang w:eastAsia="en-GB"/>
              </w:rPr>
            </w:pPr>
          </w:p>
        </w:tc>
        <w:tc>
          <w:tcPr>
            <w:tcW w:w="1579" w:type="dxa"/>
            <w:tcBorders>
              <w:top w:val="nil"/>
              <w:left w:val="nil"/>
              <w:bottom w:val="nil"/>
              <w:right w:val="nil"/>
            </w:tcBorders>
            <w:shd w:val="clear" w:color="auto" w:fill="auto"/>
            <w:noWrap/>
            <w:vAlign w:val="bottom"/>
            <w:hideMark/>
          </w:tcPr>
          <w:p w14:paraId="53E1AF91" w14:textId="77777777" w:rsidR="00A66B48" w:rsidRPr="0052395D" w:rsidRDefault="00A66B48" w:rsidP="00A24DDC">
            <w:pPr>
              <w:rPr>
                <w:rFonts w:ascii="Arial" w:hAnsi="Arial" w:cs="Arial"/>
                <w:lang w:eastAsia="en-GB"/>
              </w:rPr>
            </w:pPr>
          </w:p>
        </w:tc>
        <w:tc>
          <w:tcPr>
            <w:tcW w:w="1411" w:type="dxa"/>
            <w:tcBorders>
              <w:top w:val="nil"/>
              <w:left w:val="nil"/>
              <w:bottom w:val="nil"/>
              <w:right w:val="single" w:sz="4" w:space="0" w:color="auto"/>
            </w:tcBorders>
            <w:shd w:val="clear" w:color="auto" w:fill="auto"/>
            <w:noWrap/>
            <w:vAlign w:val="bottom"/>
            <w:hideMark/>
          </w:tcPr>
          <w:p w14:paraId="14193993"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c>
          <w:tcPr>
            <w:tcW w:w="1734" w:type="dxa"/>
            <w:tcBorders>
              <w:top w:val="nil"/>
              <w:left w:val="nil"/>
              <w:bottom w:val="nil"/>
              <w:right w:val="nil"/>
            </w:tcBorders>
            <w:shd w:val="clear" w:color="auto" w:fill="auto"/>
            <w:noWrap/>
            <w:vAlign w:val="bottom"/>
            <w:hideMark/>
          </w:tcPr>
          <w:p w14:paraId="26C28576" w14:textId="77777777" w:rsidR="00A66B48" w:rsidRPr="0052395D" w:rsidRDefault="00A66B48" w:rsidP="00A24DDC">
            <w:pPr>
              <w:rPr>
                <w:rFonts w:ascii="Arial" w:hAnsi="Arial" w:cs="Arial"/>
                <w:color w:val="000000"/>
                <w:lang w:eastAsia="en-GB"/>
              </w:rPr>
            </w:pPr>
          </w:p>
        </w:tc>
        <w:tc>
          <w:tcPr>
            <w:tcW w:w="678" w:type="dxa"/>
            <w:tcBorders>
              <w:top w:val="nil"/>
              <w:left w:val="nil"/>
              <w:bottom w:val="nil"/>
              <w:right w:val="nil"/>
            </w:tcBorders>
            <w:shd w:val="clear" w:color="auto" w:fill="auto"/>
            <w:noWrap/>
            <w:vAlign w:val="bottom"/>
            <w:hideMark/>
          </w:tcPr>
          <w:p w14:paraId="0F86B72B" w14:textId="77777777" w:rsidR="00A66B48" w:rsidRPr="0052395D" w:rsidRDefault="00A66B48" w:rsidP="00A24DDC">
            <w:pPr>
              <w:rPr>
                <w:rFonts w:ascii="Arial" w:hAnsi="Arial" w:cs="Arial"/>
                <w:lang w:eastAsia="en-GB"/>
              </w:rPr>
            </w:pPr>
          </w:p>
        </w:tc>
        <w:tc>
          <w:tcPr>
            <w:tcW w:w="678" w:type="dxa"/>
            <w:tcBorders>
              <w:top w:val="nil"/>
              <w:left w:val="nil"/>
              <w:bottom w:val="nil"/>
              <w:right w:val="nil"/>
            </w:tcBorders>
            <w:shd w:val="clear" w:color="auto" w:fill="auto"/>
            <w:noWrap/>
            <w:vAlign w:val="bottom"/>
            <w:hideMark/>
          </w:tcPr>
          <w:p w14:paraId="3E2DA20C" w14:textId="77777777" w:rsidR="00A66B48" w:rsidRPr="0052395D" w:rsidRDefault="00A66B48" w:rsidP="00A24DDC">
            <w:pPr>
              <w:rPr>
                <w:rFonts w:ascii="Arial" w:hAnsi="Arial" w:cs="Arial"/>
                <w:lang w:eastAsia="en-GB"/>
              </w:rPr>
            </w:pPr>
          </w:p>
        </w:tc>
        <w:tc>
          <w:tcPr>
            <w:tcW w:w="1453" w:type="dxa"/>
            <w:tcBorders>
              <w:top w:val="nil"/>
              <w:left w:val="nil"/>
              <w:bottom w:val="nil"/>
              <w:right w:val="nil"/>
            </w:tcBorders>
            <w:shd w:val="clear" w:color="auto" w:fill="auto"/>
            <w:noWrap/>
            <w:vAlign w:val="bottom"/>
            <w:hideMark/>
          </w:tcPr>
          <w:p w14:paraId="77AE6D63" w14:textId="77777777" w:rsidR="00A66B48" w:rsidRPr="0052395D" w:rsidRDefault="00A66B48" w:rsidP="00A24DDC">
            <w:pPr>
              <w:rPr>
                <w:rFonts w:ascii="Arial" w:hAnsi="Arial" w:cs="Arial"/>
                <w:lang w:eastAsia="en-GB"/>
              </w:rPr>
            </w:pPr>
          </w:p>
        </w:tc>
      </w:tr>
      <w:tr w:rsidR="00A66B48" w:rsidRPr="0052395D" w14:paraId="5B0738CC" w14:textId="77777777" w:rsidTr="00A24DDC">
        <w:trPr>
          <w:trHeight w:val="300"/>
        </w:trPr>
        <w:tc>
          <w:tcPr>
            <w:tcW w:w="2835" w:type="dxa"/>
            <w:gridSpan w:val="2"/>
            <w:tcBorders>
              <w:top w:val="nil"/>
              <w:left w:val="nil"/>
              <w:bottom w:val="nil"/>
              <w:right w:val="nil"/>
            </w:tcBorders>
            <w:shd w:val="clear" w:color="auto" w:fill="auto"/>
            <w:noWrap/>
            <w:vAlign w:val="bottom"/>
            <w:hideMark/>
          </w:tcPr>
          <w:p w14:paraId="28800970" w14:textId="77777777" w:rsidR="00A66B48" w:rsidRPr="0052395D" w:rsidRDefault="00A66B48" w:rsidP="00A24DDC">
            <w:pPr>
              <w:rPr>
                <w:rFonts w:ascii="Arial" w:hAnsi="Arial" w:cs="Arial"/>
                <w:lang w:eastAsia="en-GB"/>
              </w:rPr>
            </w:pPr>
          </w:p>
        </w:tc>
        <w:tc>
          <w:tcPr>
            <w:tcW w:w="3145" w:type="dxa"/>
            <w:gridSpan w:val="2"/>
            <w:tcBorders>
              <w:top w:val="single" w:sz="4" w:space="0" w:color="auto"/>
              <w:left w:val="single" w:sz="4" w:space="0" w:color="auto"/>
              <w:bottom w:val="nil"/>
              <w:right w:val="single" w:sz="4" w:space="0" w:color="000000"/>
            </w:tcBorders>
            <w:shd w:val="clear" w:color="auto" w:fill="auto"/>
            <w:noWrap/>
            <w:vAlign w:val="bottom"/>
            <w:hideMark/>
          </w:tcPr>
          <w:p w14:paraId="52F6D1A6" w14:textId="77777777" w:rsidR="00A66B48" w:rsidRPr="0052395D" w:rsidRDefault="00A66B48" w:rsidP="00A24DDC">
            <w:pPr>
              <w:jc w:val="center"/>
              <w:rPr>
                <w:rFonts w:ascii="Arial" w:hAnsi="Arial" w:cs="Arial"/>
                <w:b/>
                <w:bCs/>
                <w:color w:val="000000"/>
                <w:lang w:eastAsia="en-GB"/>
              </w:rPr>
            </w:pPr>
            <w:r w:rsidRPr="0052395D">
              <w:rPr>
                <w:rFonts w:ascii="Arial" w:hAnsi="Arial" w:cs="Arial"/>
                <w:b/>
                <w:bCs/>
                <w:color w:val="000000"/>
                <w:lang w:eastAsia="en-GB"/>
              </w:rPr>
              <w:t>AEE Ltd.</w:t>
            </w:r>
          </w:p>
        </w:tc>
        <w:tc>
          <w:tcPr>
            <w:tcW w:w="2809" w:type="dxa"/>
            <w:gridSpan w:val="3"/>
            <w:tcBorders>
              <w:top w:val="nil"/>
              <w:left w:val="nil"/>
              <w:bottom w:val="nil"/>
              <w:right w:val="nil"/>
            </w:tcBorders>
            <w:shd w:val="clear" w:color="auto" w:fill="auto"/>
            <w:noWrap/>
            <w:vAlign w:val="bottom"/>
            <w:hideMark/>
          </w:tcPr>
          <w:p w14:paraId="61D59D7A" w14:textId="77777777" w:rsidR="00A66B48" w:rsidRPr="0052395D" w:rsidRDefault="00A66B48" w:rsidP="00A24DDC">
            <w:pPr>
              <w:jc w:val="center"/>
              <w:rPr>
                <w:rFonts w:ascii="Arial" w:hAnsi="Arial" w:cs="Arial"/>
                <w:b/>
                <w:bCs/>
                <w:color w:val="000000"/>
                <w:lang w:eastAsia="en-GB"/>
              </w:rPr>
            </w:pPr>
            <w:r w:rsidRPr="0052395D">
              <w:rPr>
                <w:rFonts w:ascii="Arial" w:hAnsi="Arial" w:cs="Arial"/>
                <w:b/>
                <w:bCs/>
                <w:color w:val="000000"/>
                <w:lang w:eastAsia="en-GB"/>
              </w:rPr>
              <w:t> </w:t>
            </w:r>
          </w:p>
        </w:tc>
      </w:tr>
      <w:tr w:rsidR="00A66B48" w:rsidRPr="0052395D" w14:paraId="5B85277A" w14:textId="77777777" w:rsidTr="00A24DDC">
        <w:trPr>
          <w:trHeight w:val="300"/>
        </w:trPr>
        <w:tc>
          <w:tcPr>
            <w:tcW w:w="2835" w:type="dxa"/>
            <w:gridSpan w:val="2"/>
            <w:tcBorders>
              <w:top w:val="nil"/>
              <w:left w:val="nil"/>
              <w:bottom w:val="nil"/>
              <w:right w:val="nil"/>
            </w:tcBorders>
            <w:shd w:val="clear" w:color="auto" w:fill="auto"/>
            <w:noWrap/>
            <w:vAlign w:val="bottom"/>
            <w:hideMark/>
          </w:tcPr>
          <w:p w14:paraId="3F1ABE08" w14:textId="77777777" w:rsidR="00A66B48" w:rsidRPr="0052395D" w:rsidRDefault="00A66B48" w:rsidP="00A24DDC">
            <w:pPr>
              <w:jc w:val="center"/>
              <w:rPr>
                <w:rFonts w:ascii="Arial" w:hAnsi="Arial" w:cs="Arial"/>
                <w:b/>
                <w:bCs/>
                <w:color w:val="000000"/>
                <w:lang w:eastAsia="en-GB"/>
              </w:rPr>
            </w:pPr>
          </w:p>
        </w:tc>
        <w:tc>
          <w:tcPr>
            <w:tcW w:w="3145" w:type="dxa"/>
            <w:gridSpan w:val="2"/>
            <w:tcBorders>
              <w:top w:val="nil"/>
              <w:left w:val="single" w:sz="4" w:space="0" w:color="auto"/>
              <w:bottom w:val="single" w:sz="4" w:space="0" w:color="auto"/>
              <w:right w:val="single" w:sz="4" w:space="0" w:color="000000"/>
            </w:tcBorders>
            <w:shd w:val="clear" w:color="auto" w:fill="auto"/>
            <w:noWrap/>
            <w:vAlign w:val="bottom"/>
            <w:hideMark/>
          </w:tcPr>
          <w:p w14:paraId="7FF8FD2A" w14:textId="77777777" w:rsidR="00A66B48" w:rsidRPr="0052395D" w:rsidRDefault="00A66B48" w:rsidP="00A24DDC">
            <w:pPr>
              <w:jc w:val="center"/>
              <w:rPr>
                <w:rFonts w:ascii="Arial" w:hAnsi="Arial" w:cs="Arial"/>
                <w:color w:val="000000"/>
                <w:lang w:eastAsia="en-GB"/>
              </w:rPr>
            </w:pPr>
            <w:r w:rsidRPr="0052395D">
              <w:rPr>
                <w:rFonts w:ascii="Arial" w:hAnsi="Arial" w:cs="Arial"/>
                <w:color w:val="000000"/>
                <w:lang w:eastAsia="en-GB"/>
              </w:rPr>
              <w:t>BEAM Consultant</w:t>
            </w:r>
          </w:p>
        </w:tc>
        <w:tc>
          <w:tcPr>
            <w:tcW w:w="2809" w:type="dxa"/>
            <w:gridSpan w:val="3"/>
            <w:tcBorders>
              <w:top w:val="nil"/>
              <w:left w:val="nil"/>
              <w:bottom w:val="nil"/>
              <w:right w:val="nil"/>
            </w:tcBorders>
            <w:shd w:val="clear" w:color="auto" w:fill="auto"/>
            <w:noWrap/>
            <w:vAlign w:val="bottom"/>
            <w:hideMark/>
          </w:tcPr>
          <w:p w14:paraId="0E15204F" w14:textId="77777777" w:rsidR="00A66B48" w:rsidRPr="0052395D" w:rsidRDefault="00A66B48" w:rsidP="00A24DDC">
            <w:pPr>
              <w:rPr>
                <w:rFonts w:ascii="Arial" w:hAnsi="Arial" w:cs="Arial"/>
                <w:color w:val="000000"/>
                <w:lang w:eastAsia="en-GB"/>
              </w:rPr>
            </w:pPr>
            <w:r w:rsidRPr="0052395D">
              <w:rPr>
                <w:rFonts w:ascii="Arial" w:hAnsi="Arial" w:cs="Arial"/>
                <w:color w:val="000000"/>
                <w:lang w:eastAsia="en-GB"/>
              </w:rPr>
              <w:t> </w:t>
            </w:r>
          </w:p>
        </w:tc>
      </w:tr>
    </w:tbl>
    <w:p w14:paraId="084135C1" w14:textId="77777777" w:rsidR="00A66B48" w:rsidRDefault="00A66B48" w:rsidP="0035644E">
      <w:pPr>
        <w:rPr>
          <w:rFonts w:ascii="Arial" w:hAnsi="Arial" w:cs="Arial"/>
          <w:sz w:val="20"/>
          <w:szCs w:val="20"/>
        </w:rPr>
      </w:pPr>
    </w:p>
    <w:p w14:paraId="53AB15F2" w14:textId="77777777" w:rsidR="00A66B48" w:rsidRDefault="00A66B48" w:rsidP="0035644E">
      <w:pPr>
        <w:rPr>
          <w:rFonts w:ascii="Arial" w:hAnsi="Arial" w:cs="Arial"/>
          <w:sz w:val="20"/>
          <w:szCs w:val="20"/>
        </w:rPr>
      </w:pPr>
    </w:p>
    <w:p w14:paraId="41769C2D" w14:textId="48B7F126" w:rsidR="001266D7" w:rsidRPr="001266D7" w:rsidRDefault="001266D7" w:rsidP="0035644E">
      <w:pPr>
        <w:rPr>
          <w:rFonts w:ascii="Arial" w:hAnsi="Arial" w:cs="Arial"/>
          <w:sz w:val="20"/>
          <w:szCs w:val="20"/>
        </w:rPr>
      </w:pPr>
      <w:r w:rsidRPr="001266D7">
        <w:rPr>
          <w:rFonts w:ascii="Arial" w:hAnsi="Arial" w:cs="Arial"/>
          <w:sz w:val="20"/>
          <w:szCs w:val="20"/>
        </w:rPr>
        <w:t>Note: Quantity Survey and Main Contractor will be appointed directly by the Client.</w:t>
      </w:r>
    </w:p>
    <w:p w14:paraId="498CABE4" w14:textId="65C2182A" w:rsidR="0035644E" w:rsidRDefault="0035644E" w:rsidP="0035644E"/>
    <w:tbl>
      <w:tblPr>
        <w:tblW w:w="8430" w:type="dxa"/>
        <w:tblInd w:w="108" w:type="dxa"/>
        <w:tblLook w:val="04A0" w:firstRow="1" w:lastRow="0" w:firstColumn="1" w:lastColumn="0" w:noHBand="0" w:noVBand="1"/>
      </w:tblPr>
      <w:tblGrid>
        <w:gridCol w:w="284"/>
        <w:gridCol w:w="816"/>
        <w:gridCol w:w="550"/>
        <w:gridCol w:w="550"/>
        <w:gridCol w:w="550"/>
        <w:gridCol w:w="1405"/>
        <w:gridCol w:w="1405"/>
        <w:gridCol w:w="773"/>
        <w:gridCol w:w="772"/>
        <w:gridCol w:w="1089"/>
        <w:gridCol w:w="236"/>
      </w:tblGrid>
      <w:tr w:rsidR="0035644E" w:rsidRPr="00B60554" w14:paraId="7BAB766C" w14:textId="77777777" w:rsidTr="00A24DDC">
        <w:trPr>
          <w:trHeight w:val="630"/>
        </w:trPr>
        <w:tc>
          <w:tcPr>
            <w:tcW w:w="8430" w:type="dxa"/>
            <w:gridSpan w:val="11"/>
            <w:tcBorders>
              <w:top w:val="nil"/>
              <w:left w:val="nil"/>
              <w:bottom w:val="nil"/>
              <w:right w:val="nil"/>
            </w:tcBorders>
            <w:shd w:val="clear" w:color="auto" w:fill="auto"/>
            <w:noWrap/>
            <w:vAlign w:val="bottom"/>
            <w:hideMark/>
          </w:tcPr>
          <w:p w14:paraId="61D6774C" w14:textId="77777777" w:rsidR="0035644E" w:rsidRPr="0035644E" w:rsidRDefault="0035644E" w:rsidP="00A24DDC">
            <w:pPr>
              <w:rPr>
                <w:rFonts w:ascii="Arial" w:hAnsi="Arial" w:cs="Arial"/>
                <w:b/>
                <w:bCs/>
                <w:color w:val="000000"/>
                <w:lang w:eastAsia="en-GB"/>
              </w:rPr>
            </w:pPr>
            <w:bookmarkStart w:id="1" w:name="RANGE!L2:V11"/>
            <w:r w:rsidRPr="0035644E">
              <w:rPr>
                <w:rFonts w:ascii="Arial" w:hAnsi="Arial" w:cs="Arial"/>
                <w:b/>
                <w:bCs/>
                <w:color w:val="000000"/>
                <w:lang w:eastAsia="en-GB"/>
              </w:rPr>
              <w:t xml:space="preserve">HEAD Architecture and Design - Team </w:t>
            </w:r>
            <w:proofErr w:type="spellStart"/>
            <w:r w:rsidRPr="0035644E">
              <w:rPr>
                <w:rFonts w:ascii="Arial" w:hAnsi="Arial" w:cs="Arial"/>
                <w:b/>
                <w:bCs/>
                <w:color w:val="000000"/>
                <w:lang w:eastAsia="en-GB"/>
              </w:rPr>
              <w:t>Organisation</w:t>
            </w:r>
            <w:proofErr w:type="spellEnd"/>
            <w:r w:rsidRPr="0035644E">
              <w:rPr>
                <w:rFonts w:ascii="Arial" w:hAnsi="Arial" w:cs="Arial"/>
                <w:b/>
                <w:bCs/>
                <w:color w:val="000000"/>
                <w:lang w:eastAsia="en-GB"/>
              </w:rPr>
              <w:t xml:space="preserve"> Chart</w:t>
            </w:r>
            <w:bookmarkEnd w:id="1"/>
          </w:p>
        </w:tc>
      </w:tr>
      <w:tr w:rsidR="0035644E" w:rsidRPr="00B60554" w14:paraId="44DFCCB4" w14:textId="77777777" w:rsidTr="00A24DDC">
        <w:trPr>
          <w:trHeight w:val="615"/>
        </w:trPr>
        <w:tc>
          <w:tcPr>
            <w:tcW w:w="284" w:type="dxa"/>
            <w:tcBorders>
              <w:top w:val="nil"/>
              <w:left w:val="nil"/>
              <w:bottom w:val="nil"/>
              <w:right w:val="nil"/>
            </w:tcBorders>
            <w:shd w:val="clear" w:color="auto" w:fill="auto"/>
            <w:noWrap/>
            <w:vAlign w:val="bottom"/>
            <w:hideMark/>
          </w:tcPr>
          <w:p w14:paraId="7BEB08F0" w14:textId="77777777" w:rsidR="0035644E" w:rsidRPr="0035644E" w:rsidRDefault="0035644E" w:rsidP="0035644E">
            <w:pPr>
              <w:rPr>
                <w:rFonts w:ascii="Arial" w:hAnsi="Arial" w:cs="Arial"/>
                <w:b/>
                <w:bCs/>
                <w:color w:val="000000"/>
                <w:lang w:eastAsia="en-GB"/>
              </w:rPr>
            </w:pPr>
          </w:p>
        </w:tc>
        <w:tc>
          <w:tcPr>
            <w:tcW w:w="816" w:type="dxa"/>
            <w:tcBorders>
              <w:top w:val="nil"/>
              <w:left w:val="nil"/>
              <w:bottom w:val="nil"/>
              <w:right w:val="nil"/>
            </w:tcBorders>
            <w:shd w:val="clear" w:color="auto" w:fill="auto"/>
            <w:noWrap/>
            <w:vAlign w:val="bottom"/>
            <w:hideMark/>
          </w:tcPr>
          <w:p w14:paraId="02C2DB33" w14:textId="77777777" w:rsidR="0035644E" w:rsidRPr="0035644E" w:rsidRDefault="0035644E" w:rsidP="00A24DDC">
            <w:pPr>
              <w:jc w:val="center"/>
              <w:rPr>
                <w:rFonts w:ascii="Arial" w:hAnsi="Arial" w:cs="Arial"/>
                <w:szCs w:val="20"/>
                <w:lang w:eastAsia="en-GB"/>
              </w:rPr>
            </w:pPr>
          </w:p>
        </w:tc>
        <w:tc>
          <w:tcPr>
            <w:tcW w:w="550" w:type="dxa"/>
            <w:tcBorders>
              <w:top w:val="nil"/>
              <w:left w:val="nil"/>
              <w:bottom w:val="nil"/>
              <w:right w:val="nil"/>
            </w:tcBorders>
            <w:shd w:val="clear" w:color="auto" w:fill="auto"/>
            <w:noWrap/>
            <w:vAlign w:val="bottom"/>
            <w:hideMark/>
          </w:tcPr>
          <w:p w14:paraId="085FD852" w14:textId="77777777" w:rsidR="0035644E" w:rsidRPr="0035644E" w:rsidRDefault="0035644E" w:rsidP="00A24DDC">
            <w:pPr>
              <w:jc w:val="center"/>
              <w:rPr>
                <w:rFonts w:ascii="Arial" w:hAnsi="Arial" w:cs="Arial"/>
                <w:szCs w:val="20"/>
                <w:lang w:eastAsia="en-GB"/>
              </w:rPr>
            </w:pPr>
          </w:p>
        </w:tc>
        <w:tc>
          <w:tcPr>
            <w:tcW w:w="550" w:type="dxa"/>
            <w:tcBorders>
              <w:top w:val="nil"/>
              <w:left w:val="nil"/>
              <w:bottom w:val="nil"/>
              <w:right w:val="nil"/>
            </w:tcBorders>
            <w:shd w:val="clear" w:color="auto" w:fill="auto"/>
            <w:noWrap/>
            <w:vAlign w:val="bottom"/>
            <w:hideMark/>
          </w:tcPr>
          <w:p w14:paraId="5FFA7C62" w14:textId="77777777" w:rsidR="0035644E" w:rsidRPr="0035644E" w:rsidRDefault="0035644E" w:rsidP="00A24DDC">
            <w:pPr>
              <w:jc w:val="center"/>
              <w:rPr>
                <w:rFonts w:ascii="Arial" w:hAnsi="Arial" w:cs="Arial"/>
                <w:szCs w:val="20"/>
                <w:lang w:eastAsia="en-GB"/>
              </w:rPr>
            </w:pPr>
          </w:p>
        </w:tc>
        <w:tc>
          <w:tcPr>
            <w:tcW w:w="550" w:type="dxa"/>
            <w:tcBorders>
              <w:top w:val="nil"/>
              <w:left w:val="nil"/>
              <w:bottom w:val="nil"/>
              <w:right w:val="nil"/>
            </w:tcBorders>
            <w:shd w:val="clear" w:color="auto" w:fill="auto"/>
            <w:noWrap/>
            <w:vAlign w:val="bottom"/>
            <w:hideMark/>
          </w:tcPr>
          <w:p w14:paraId="2782AE16" w14:textId="77777777" w:rsidR="0035644E" w:rsidRPr="0035644E" w:rsidRDefault="0035644E" w:rsidP="00A24DDC">
            <w:pPr>
              <w:jc w:val="center"/>
              <w:rPr>
                <w:rFonts w:ascii="Arial" w:hAnsi="Arial" w:cs="Arial"/>
                <w:szCs w:val="20"/>
                <w:lang w:eastAsia="en-GB"/>
              </w:rPr>
            </w:pPr>
          </w:p>
        </w:tc>
        <w:tc>
          <w:tcPr>
            <w:tcW w:w="1405" w:type="dxa"/>
            <w:tcBorders>
              <w:top w:val="nil"/>
              <w:left w:val="nil"/>
              <w:bottom w:val="nil"/>
              <w:right w:val="nil"/>
            </w:tcBorders>
            <w:shd w:val="clear" w:color="auto" w:fill="auto"/>
            <w:noWrap/>
            <w:vAlign w:val="bottom"/>
            <w:hideMark/>
          </w:tcPr>
          <w:p w14:paraId="5B5D3B29" w14:textId="77777777" w:rsidR="0035644E" w:rsidRPr="0035644E" w:rsidRDefault="0035644E" w:rsidP="00A24DDC">
            <w:pPr>
              <w:jc w:val="center"/>
              <w:rPr>
                <w:rFonts w:ascii="Arial" w:hAnsi="Arial" w:cs="Arial"/>
                <w:szCs w:val="20"/>
                <w:lang w:eastAsia="en-GB"/>
              </w:rPr>
            </w:pPr>
          </w:p>
        </w:tc>
        <w:tc>
          <w:tcPr>
            <w:tcW w:w="1405" w:type="dxa"/>
            <w:tcBorders>
              <w:top w:val="nil"/>
              <w:left w:val="nil"/>
              <w:bottom w:val="nil"/>
              <w:right w:val="nil"/>
            </w:tcBorders>
            <w:shd w:val="clear" w:color="auto" w:fill="auto"/>
            <w:noWrap/>
            <w:vAlign w:val="bottom"/>
            <w:hideMark/>
          </w:tcPr>
          <w:p w14:paraId="22B38470" w14:textId="77777777" w:rsidR="0035644E" w:rsidRPr="0035644E" w:rsidRDefault="0035644E" w:rsidP="00A24DDC">
            <w:pPr>
              <w:jc w:val="center"/>
              <w:rPr>
                <w:rFonts w:ascii="Arial" w:hAnsi="Arial" w:cs="Arial"/>
                <w:szCs w:val="20"/>
                <w:lang w:eastAsia="en-GB"/>
              </w:rPr>
            </w:pPr>
          </w:p>
        </w:tc>
        <w:tc>
          <w:tcPr>
            <w:tcW w:w="773" w:type="dxa"/>
            <w:tcBorders>
              <w:top w:val="nil"/>
              <w:left w:val="nil"/>
              <w:bottom w:val="nil"/>
              <w:right w:val="nil"/>
            </w:tcBorders>
            <w:shd w:val="clear" w:color="auto" w:fill="auto"/>
            <w:noWrap/>
            <w:vAlign w:val="bottom"/>
            <w:hideMark/>
          </w:tcPr>
          <w:p w14:paraId="5BEC8FC8" w14:textId="77777777" w:rsidR="0035644E" w:rsidRPr="0035644E" w:rsidRDefault="0035644E" w:rsidP="00A24DDC">
            <w:pPr>
              <w:jc w:val="center"/>
              <w:rPr>
                <w:rFonts w:ascii="Arial" w:hAnsi="Arial" w:cs="Arial"/>
                <w:szCs w:val="20"/>
                <w:lang w:eastAsia="en-GB"/>
              </w:rPr>
            </w:pPr>
          </w:p>
        </w:tc>
        <w:tc>
          <w:tcPr>
            <w:tcW w:w="772" w:type="dxa"/>
            <w:tcBorders>
              <w:top w:val="nil"/>
              <w:left w:val="nil"/>
              <w:bottom w:val="nil"/>
              <w:right w:val="nil"/>
            </w:tcBorders>
            <w:shd w:val="clear" w:color="auto" w:fill="auto"/>
            <w:noWrap/>
            <w:vAlign w:val="bottom"/>
            <w:hideMark/>
          </w:tcPr>
          <w:p w14:paraId="1D54D65B" w14:textId="77777777" w:rsidR="0035644E" w:rsidRPr="0035644E" w:rsidRDefault="0035644E" w:rsidP="00A24DDC">
            <w:pPr>
              <w:jc w:val="center"/>
              <w:rPr>
                <w:rFonts w:ascii="Arial" w:hAnsi="Arial" w:cs="Arial"/>
                <w:szCs w:val="20"/>
                <w:lang w:eastAsia="en-GB"/>
              </w:rPr>
            </w:pPr>
          </w:p>
        </w:tc>
        <w:tc>
          <w:tcPr>
            <w:tcW w:w="1089" w:type="dxa"/>
            <w:tcBorders>
              <w:top w:val="nil"/>
              <w:left w:val="nil"/>
              <w:bottom w:val="nil"/>
              <w:right w:val="nil"/>
            </w:tcBorders>
            <w:shd w:val="clear" w:color="auto" w:fill="auto"/>
            <w:noWrap/>
            <w:vAlign w:val="bottom"/>
            <w:hideMark/>
          </w:tcPr>
          <w:p w14:paraId="5AB02DB5" w14:textId="77777777" w:rsidR="0035644E" w:rsidRPr="0035644E" w:rsidRDefault="0035644E" w:rsidP="00A24DDC">
            <w:pPr>
              <w:jc w:val="center"/>
              <w:rPr>
                <w:rFonts w:ascii="Arial" w:hAnsi="Arial" w:cs="Arial"/>
                <w:szCs w:val="20"/>
                <w:lang w:eastAsia="en-GB"/>
              </w:rPr>
            </w:pPr>
          </w:p>
        </w:tc>
        <w:tc>
          <w:tcPr>
            <w:tcW w:w="236" w:type="dxa"/>
            <w:tcBorders>
              <w:top w:val="nil"/>
              <w:left w:val="nil"/>
              <w:bottom w:val="nil"/>
              <w:right w:val="nil"/>
            </w:tcBorders>
            <w:shd w:val="clear" w:color="auto" w:fill="auto"/>
            <w:noWrap/>
            <w:vAlign w:val="bottom"/>
            <w:hideMark/>
          </w:tcPr>
          <w:p w14:paraId="33D671FD" w14:textId="77777777" w:rsidR="0035644E" w:rsidRPr="00B60554" w:rsidRDefault="0035644E" w:rsidP="00A24DDC">
            <w:pPr>
              <w:jc w:val="center"/>
              <w:rPr>
                <w:szCs w:val="20"/>
                <w:lang w:eastAsia="en-GB"/>
              </w:rPr>
            </w:pPr>
          </w:p>
        </w:tc>
      </w:tr>
      <w:tr w:rsidR="0035644E" w:rsidRPr="00B60554" w14:paraId="7A1D8D85" w14:textId="77777777" w:rsidTr="00A24DDC">
        <w:trPr>
          <w:trHeight w:val="525"/>
        </w:trPr>
        <w:tc>
          <w:tcPr>
            <w:tcW w:w="284" w:type="dxa"/>
            <w:tcBorders>
              <w:top w:val="nil"/>
              <w:left w:val="nil"/>
              <w:bottom w:val="nil"/>
              <w:right w:val="nil"/>
            </w:tcBorders>
            <w:shd w:val="clear" w:color="auto" w:fill="auto"/>
            <w:noWrap/>
            <w:vAlign w:val="center"/>
            <w:hideMark/>
          </w:tcPr>
          <w:p w14:paraId="58BCEE67" w14:textId="77777777" w:rsidR="0035644E" w:rsidRPr="0035644E" w:rsidRDefault="0035644E" w:rsidP="00A24DDC">
            <w:pPr>
              <w:rPr>
                <w:rFonts w:ascii="Arial" w:hAnsi="Arial" w:cs="Arial"/>
                <w:szCs w:val="20"/>
                <w:lang w:eastAsia="en-GB"/>
              </w:rPr>
            </w:pPr>
          </w:p>
        </w:tc>
        <w:tc>
          <w:tcPr>
            <w:tcW w:w="7910" w:type="dxa"/>
            <w:gridSpan w:val="9"/>
            <w:tcBorders>
              <w:top w:val="single" w:sz="4" w:space="0" w:color="auto"/>
              <w:left w:val="single" w:sz="4" w:space="0" w:color="auto"/>
              <w:bottom w:val="nil"/>
              <w:right w:val="single" w:sz="4" w:space="0" w:color="000000"/>
            </w:tcBorders>
            <w:shd w:val="clear" w:color="auto" w:fill="auto"/>
            <w:noWrap/>
            <w:vAlign w:val="center"/>
            <w:hideMark/>
          </w:tcPr>
          <w:p w14:paraId="6312DD87" w14:textId="77777777" w:rsidR="0035644E" w:rsidRPr="00A66B48" w:rsidRDefault="0035644E" w:rsidP="00A24DDC">
            <w:pPr>
              <w:jc w:val="center"/>
              <w:rPr>
                <w:rFonts w:ascii="Arial" w:hAnsi="Arial" w:cs="Arial"/>
                <w:b/>
                <w:bCs/>
                <w:color w:val="000000"/>
                <w:lang w:eastAsia="en-GB"/>
              </w:rPr>
            </w:pPr>
            <w:r w:rsidRPr="00A66B48">
              <w:rPr>
                <w:rFonts w:ascii="Arial" w:hAnsi="Arial" w:cs="Arial"/>
                <w:b/>
                <w:bCs/>
                <w:color w:val="000000"/>
                <w:lang w:eastAsia="en-GB"/>
              </w:rPr>
              <w:t>Mike Atkin</w:t>
            </w:r>
          </w:p>
        </w:tc>
        <w:tc>
          <w:tcPr>
            <w:tcW w:w="236" w:type="dxa"/>
            <w:tcBorders>
              <w:top w:val="nil"/>
              <w:left w:val="nil"/>
              <w:bottom w:val="nil"/>
              <w:right w:val="nil"/>
            </w:tcBorders>
            <w:shd w:val="clear" w:color="auto" w:fill="auto"/>
            <w:noWrap/>
            <w:vAlign w:val="bottom"/>
            <w:hideMark/>
          </w:tcPr>
          <w:p w14:paraId="65C96466" w14:textId="77777777" w:rsidR="0035644E" w:rsidRPr="00B60554" w:rsidRDefault="0035644E" w:rsidP="00A24DDC">
            <w:pPr>
              <w:jc w:val="center"/>
              <w:rPr>
                <w:rFonts w:cs="Arial"/>
                <w:b/>
                <w:bCs/>
                <w:color w:val="000000"/>
                <w:sz w:val="22"/>
                <w:lang w:eastAsia="en-GB"/>
              </w:rPr>
            </w:pPr>
          </w:p>
        </w:tc>
      </w:tr>
      <w:tr w:rsidR="0035644E" w:rsidRPr="00B60554" w14:paraId="46169417" w14:textId="77777777" w:rsidTr="00A24DDC">
        <w:trPr>
          <w:trHeight w:val="465"/>
        </w:trPr>
        <w:tc>
          <w:tcPr>
            <w:tcW w:w="284" w:type="dxa"/>
            <w:tcBorders>
              <w:top w:val="nil"/>
              <w:left w:val="nil"/>
              <w:bottom w:val="nil"/>
              <w:right w:val="nil"/>
            </w:tcBorders>
            <w:shd w:val="clear" w:color="auto" w:fill="auto"/>
            <w:noWrap/>
            <w:vAlign w:val="center"/>
            <w:hideMark/>
          </w:tcPr>
          <w:p w14:paraId="5ACB19CE" w14:textId="77777777" w:rsidR="0035644E" w:rsidRPr="0035644E" w:rsidRDefault="0035644E" w:rsidP="00A24DDC">
            <w:pPr>
              <w:rPr>
                <w:rFonts w:ascii="Arial" w:hAnsi="Arial" w:cs="Arial"/>
                <w:szCs w:val="20"/>
                <w:lang w:eastAsia="en-GB"/>
              </w:rPr>
            </w:pPr>
          </w:p>
        </w:tc>
        <w:tc>
          <w:tcPr>
            <w:tcW w:w="7910" w:type="dxa"/>
            <w:gridSpan w:val="9"/>
            <w:tcBorders>
              <w:top w:val="nil"/>
              <w:left w:val="single" w:sz="4" w:space="0" w:color="auto"/>
              <w:bottom w:val="single" w:sz="4" w:space="0" w:color="auto"/>
              <w:right w:val="single" w:sz="4" w:space="0" w:color="000000"/>
            </w:tcBorders>
            <w:shd w:val="clear" w:color="auto" w:fill="auto"/>
            <w:noWrap/>
            <w:vAlign w:val="center"/>
            <w:hideMark/>
          </w:tcPr>
          <w:p w14:paraId="3CA9E2A8" w14:textId="77777777" w:rsidR="0035644E" w:rsidRPr="00A66B48" w:rsidRDefault="0035644E" w:rsidP="00A24DDC">
            <w:pPr>
              <w:jc w:val="center"/>
              <w:rPr>
                <w:rFonts w:ascii="Arial" w:hAnsi="Arial" w:cs="Arial"/>
                <w:color w:val="000000"/>
                <w:lang w:eastAsia="en-GB"/>
              </w:rPr>
            </w:pPr>
            <w:r w:rsidRPr="00A66B48">
              <w:rPr>
                <w:rFonts w:ascii="Arial" w:hAnsi="Arial" w:cs="Arial"/>
                <w:color w:val="000000"/>
                <w:lang w:eastAsia="en-GB"/>
              </w:rPr>
              <w:t>Director</w:t>
            </w:r>
          </w:p>
        </w:tc>
        <w:tc>
          <w:tcPr>
            <w:tcW w:w="236" w:type="dxa"/>
            <w:tcBorders>
              <w:top w:val="nil"/>
              <w:left w:val="nil"/>
              <w:bottom w:val="nil"/>
              <w:right w:val="nil"/>
            </w:tcBorders>
            <w:shd w:val="clear" w:color="auto" w:fill="auto"/>
            <w:noWrap/>
            <w:vAlign w:val="bottom"/>
            <w:hideMark/>
          </w:tcPr>
          <w:p w14:paraId="5C69134F" w14:textId="77777777" w:rsidR="0035644E" w:rsidRPr="00B60554" w:rsidRDefault="0035644E" w:rsidP="00A24DDC">
            <w:pPr>
              <w:jc w:val="center"/>
              <w:rPr>
                <w:rFonts w:cs="Arial"/>
                <w:color w:val="000000"/>
                <w:sz w:val="22"/>
                <w:lang w:eastAsia="en-GB"/>
              </w:rPr>
            </w:pPr>
          </w:p>
        </w:tc>
      </w:tr>
      <w:tr w:rsidR="0035644E" w:rsidRPr="00B60554" w14:paraId="4CE9362B" w14:textId="77777777" w:rsidTr="00A24DDC">
        <w:trPr>
          <w:trHeight w:val="300"/>
        </w:trPr>
        <w:tc>
          <w:tcPr>
            <w:tcW w:w="284" w:type="dxa"/>
            <w:tcBorders>
              <w:top w:val="nil"/>
              <w:left w:val="nil"/>
              <w:bottom w:val="nil"/>
              <w:right w:val="nil"/>
            </w:tcBorders>
            <w:shd w:val="clear" w:color="auto" w:fill="auto"/>
            <w:noWrap/>
            <w:vAlign w:val="bottom"/>
            <w:hideMark/>
          </w:tcPr>
          <w:p w14:paraId="6B3C20C0" w14:textId="77777777" w:rsidR="0035644E" w:rsidRPr="0035644E" w:rsidRDefault="0035644E" w:rsidP="00A24DDC">
            <w:pPr>
              <w:rPr>
                <w:rFonts w:ascii="Arial" w:hAnsi="Arial" w:cs="Arial"/>
                <w:szCs w:val="20"/>
                <w:lang w:eastAsia="en-GB"/>
              </w:rPr>
            </w:pPr>
          </w:p>
        </w:tc>
        <w:tc>
          <w:tcPr>
            <w:tcW w:w="816" w:type="dxa"/>
            <w:tcBorders>
              <w:top w:val="nil"/>
              <w:left w:val="nil"/>
              <w:bottom w:val="nil"/>
              <w:right w:val="nil"/>
            </w:tcBorders>
            <w:shd w:val="clear" w:color="auto" w:fill="auto"/>
            <w:noWrap/>
            <w:vAlign w:val="bottom"/>
            <w:hideMark/>
          </w:tcPr>
          <w:p w14:paraId="7CC16340" w14:textId="77777777" w:rsidR="0035644E" w:rsidRPr="0035644E" w:rsidRDefault="0035644E" w:rsidP="00A24DDC">
            <w:pPr>
              <w:rPr>
                <w:rFonts w:ascii="Arial" w:hAnsi="Arial" w:cs="Arial"/>
                <w:szCs w:val="20"/>
                <w:lang w:eastAsia="en-GB"/>
              </w:rPr>
            </w:pPr>
          </w:p>
        </w:tc>
        <w:tc>
          <w:tcPr>
            <w:tcW w:w="550" w:type="dxa"/>
            <w:tcBorders>
              <w:top w:val="nil"/>
              <w:left w:val="nil"/>
              <w:bottom w:val="nil"/>
              <w:right w:val="nil"/>
            </w:tcBorders>
            <w:shd w:val="clear" w:color="auto" w:fill="auto"/>
            <w:noWrap/>
            <w:vAlign w:val="bottom"/>
            <w:hideMark/>
          </w:tcPr>
          <w:p w14:paraId="2209980C" w14:textId="77777777" w:rsidR="0035644E" w:rsidRPr="0035644E" w:rsidRDefault="0035644E" w:rsidP="00A24DDC">
            <w:pPr>
              <w:rPr>
                <w:rFonts w:ascii="Arial" w:hAnsi="Arial" w:cs="Arial"/>
                <w:szCs w:val="20"/>
                <w:lang w:eastAsia="en-GB"/>
              </w:rPr>
            </w:pPr>
          </w:p>
        </w:tc>
        <w:tc>
          <w:tcPr>
            <w:tcW w:w="550" w:type="dxa"/>
            <w:tcBorders>
              <w:top w:val="nil"/>
              <w:left w:val="nil"/>
              <w:bottom w:val="nil"/>
              <w:right w:val="nil"/>
            </w:tcBorders>
            <w:shd w:val="clear" w:color="auto" w:fill="auto"/>
            <w:noWrap/>
            <w:vAlign w:val="bottom"/>
            <w:hideMark/>
          </w:tcPr>
          <w:p w14:paraId="651AB955" w14:textId="77777777" w:rsidR="0035644E" w:rsidRPr="0035644E" w:rsidRDefault="0035644E" w:rsidP="00A24DDC">
            <w:pPr>
              <w:rPr>
                <w:rFonts w:ascii="Arial" w:hAnsi="Arial" w:cs="Arial"/>
                <w:szCs w:val="20"/>
                <w:lang w:eastAsia="en-GB"/>
              </w:rPr>
            </w:pPr>
          </w:p>
        </w:tc>
        <w:tc>
          <w:tcPr>
            <w:tcW w:w="550" w:type="dxa"/>
            <w:tcBorders>
              <w:top w:val="nil"/>
              <w:left w:val="nil"/>
              <w:bottom w:val="nil"/>
              <w:right w:val="nil"/>
            </w:tcBorders>
            <w:shd w:val="clear" w:color="auto" w:fill="auto"/>
            <w:noWrap/>
            <w:vAlign w:val="bottom"/>
            <w:hideMark/>
          </w:tcPr>
          <w:p w14:paraId="4D44DBD4" w14:textId="77777777" w:rsidR="0035644E" w:rsidRPr="0035644E" w:rsidRDefault="0035644E" w:rsidP="00A24DDC">
            <w:pPr>
              <w:rPr>
                <w:rFonts w:ascii="Arial" w:hAnsi="Arial" w:cs="Arial"/>
                <w:szCs w:val="20"/>
                <w:lang w:eastAsia="en-GB"/>
              </w:rPr>
            </w:pPr>
          </w:p>
        </w:tc>
        <w:tc>
          <w:tcPr>
            <w:tcW w:w="1405" w:type="dxa"/>
            <w:tcBorders>
              <w:top w:val="nil"/>
              <w:left w:val="nil"/>
              <w:bottom w:val="nil"/>
              <w:right w:val="single" w:sz="4" w:space="0" w:color="auto"/>
            </w:tcBorders>
            <w:shd w:val="clear" w:color="auto" w:fill="auto"/>
            <w:noWrap/>
            <w:vAlign w:val="bottom"/>
            <w:hideMark/>
          </w:tcPr>
          <w:p w14:paraId="65B227B5" w14:textId="77777777" w:rsidR="0035644E" w:rsidRPr="0035644E" w:rsidRDefault="0035644E" w:rsidP="00A24DDC">
            <w:pPr>
              <w:rPr>
                <w:rFonts w:ascii="Arial" w:hAnsi="Arial" w:cs="Arial"/>
                <w:color w:val="000000"/>
                <w:sz w:val="22"/>
                <w:lang w:eastAsia="en-GB"/>
              </w:rPr>
            </w:pPr>
            <w:r w:rsidRPr="0035644E">
              <w:rPr>
                <w:rFonts w:ascii="Arial" w:hAnsi="Arial" w:cs="Arial"/>
                <w:color w:val="000000"/>
                <w:sz w:val="22"/>
                <w:lang w:eastAsia="en-GB"/>
              </w:rPr>
              <w:t> </w:t>
            </w:r>
          </w:p>
        </w:tc>
        <w:tc>
          <w:tcPr>
            <w:tcW w:w="1405" w:type="dxa"/>
            <w:tcBorders>
              <w:top w:val="nil"/>
              <w:left w:val="nil"/>
              <w:bottom w:val="nil"/>
              <w:right w:val="nil"/>
            </w:tcBorders>
            <w:shd w:val="clear" w:color="auto" w:fill="auto"/>
            <w:noWrap/>
            <w:vAlign w:val="bottom"/>
            <w:hideMark/>
          </w:tcPr>
          <w:p w14:paraId="7EAA46D5" w14:textId="77777777" w:rsidR="0035644E" w:rsidRPr="00A66B48" w:rsidRDefault="0035644E" w:rsidP="00A24DDC">
            <w:pPr>
              <w:rPr>
                <w:rFonts w:ascii="Arial" w:hAnsi="Arial" w:cs="Arial"/>
                <w:color w:val="000000"/>
                <w:lang w:eastAsia="en-GB"/>
              </w:rPr>
            </w:pPr>
          </w:p>
        </w:tc>
        <w:tc>
          <w:tcPr>
            <w:tcW w:w="773" w:type="dxa"/>
            <w:tcBorders>
              <w:top w:val="nil"/>
              <w:left w:val="nil"/>
              <w:bottom w:val="nil"/>
              <w:right w:val="nil"/>
            </w:tcBorders>
            <w:shd w:val="clear" w:color="auto" w:fill="auto"/>
            <w:noWrap/>
            <w:vAlign w:val="bottom"/>
            <w:hideMark/>
          </w:tcPr>
          <w:p w14:paraId="656C51C9" w14:textId="77777777" w:rsidR="0035644E" w:rsidRPr="00A66B48" w:rsidRDefault="0035644E" w:rsidP="00A24DDC">
            <w:pPr>
              <w:rPr>
                <w:rFonts w:ascii="Arial" w:hAnsi="Arial" w:cs="Arial"/>
                <w:lang w:eastAsia="en-GB"/>
              </w:rPr>
            </w:pPr>
          </w:p>
        </w:tc>
        <w:tc>
          <w:tcPr>
            <w:tcW w:w="772" w:type="dxa"/>
            <w:tcBorders>
              <w:top w:val="nil"/>
              <w:left w:val="nil"/>
              <w:bottom w:val="nil"/>
              <w:right w:val="nil"/>
            </w:tcBorders>
            <w:shd w:val="clear" w:color="auto" w:fill="auto"/>
            <w:noWrap/>
            <w:vAlign w:val="bottom"/>
            <w:hideMark/>
          </w:tcPr>
          <w:p w14:paraId="078A8854" w14:textId="77777777" w:rsidR="0035644E" w:rsidRPr="00A66B48" w:rsidRDefault="0035644E" w:rsidP="00A24DDC">
            <w:pPr>
              <w:rPr>
                <w:rFonts w:ascii="Arial" w:hAnsi="Arial" w:cs="Arial"/>
                <w:lang w:eastAsia="en-GB"/>
              </w:rPr>
            </w:pPr>
          </w:p>
        </w:tc>
        <w:tc>
          <w:tcPr>
            <w:tcW w:w="1089" w:type="dxa"/>
            <w:tcBorders>
              <w:top w:val="nil"/>
              <w:left w:val="nil"/>
              <w:bottom w:val="nil"/>
              <w:right w:val="nil"/>
            </w:tcBorders>
            <w:shd w:val="clear" w:color="auto" w:fill="auto"/>
            <w:noWrap/>
            <w:vAlign w:val="bottom"/>
            <w:hideMark/>
          </w:tcPr>
          <w:p w14:paraId="689CBF1A" w14:textId="77777777" w:rsidR="0035644E" w:rsidRPr="0035644E" w:rsidRDefault="0035644E" w:rsidP="00A24DDC">
            <w:pPr>
              <w:rPr>
                <w:rFonts w:ascii="Arial" w:hAnsi="Arial" w:cs="Arial"/>
                <w:szCs w:val="20"/>
                <w:lang w:eastAsia="en-GB"/>
              </w:rPr>
            </w:pPr>
          </w:p>
        </w:tc>
        <w:tc>
          <w:tcPr>
            <w:tcW w:w="236" w:type="dxa"/>
            <w:tcBorders>
              <w:top w:val="nil"/>
              <w:left w:val="nil"/>
              <w:bottom w:val="nil"/>
              <w:right w:val="nil"/>
            </w:tcBorders>
            <w:shd w:val="clear" w:color="auto" w:fill="auto"/>
            <w:noWrap/>
            <w:vAlign w:val="bottom"/>
            <w:hideMark/>
          </w:tcPr>
          <w:p w14:paraId="605C3850" w14:textId="77777777" w:rsidR="0035644E" w:rsidRPr="00B60554" w:rsidRDefault="0035644E" w:rsidP="00A24DDC">
            <w:pPr>
              <w:rPr>
                <w:szCs w:val="20"/>
                <w:lang w:eastAsia="en-GB"/>
              </w:rPr>
            </w:pPr>
          </w:p>
        </w:tc>
      </w:tr>
      <w:tr w:rsidR="0035644E" w:rsidRPr="00B60554" w14:paraId="01FAD4E6" w14:textId="77777777" w:rsidTr="00A24DDC">
        <w:trPr>
          <w:trHeight w:val="375"/>
        </w:trPr>
        <w:tc>
          <w:tcPr>
            <w:tcW w:w="284" w:type="dxa"/>
            <w:tcBorders>
              <w:top w:val="nil"/>
              <w:left w:val="nil"/>
              <w:bottom w:val="nil"/>
              <w:right w:val="nil"/>
            </w:tcBorders>
            <w:shd w:val="clear" w:color="auto" w:fill="auto"/>
            <w:noWrap/>
            <w:vAlign w:val="bottom"/>
            <w:hideMark/>
          </w:tcPr>
          <w:p w14:paraId="29CFF90C" w14:textId="77777777" w:rsidR="0035644E" w:rsidRPr="0035644E" w:rsidRDefault="0035644E" w:rsidP="00A24DDC">
            <w:pPr>
              <w:rPr>
                <w:rFonts w:ascii="Arial" w:hAnsi="Arial" w:cs="Arial"/>
                <w:szCs w:val="20"/>
                <w:lang w:eastAsia="en-GB"/>
              </w:rPr>
            </w:pPr>
          </w:p>
        </w:tc>
        <w:tc>
          <w:tcPr>
            <w:tcW w:w="2466" w:type="dxa"/>
            <w:gridSpan w:val="4"/>
            <w:tcBorders>
              <w:top w:val="single" w:sz="4" w:space="0" w:color="auto"/>
              <w:left w:val="single" w:sz="4" w:space="0" w:color="auto"/>
              <w:bottom w:val="nil"/>
              <w:right w:val="single" w:sz="4" w:space="0" w:color="000000"/>
            </w:tcBorders>
            <w:shd w:val="clear" w:color="auto" w:fill="auto"/>
            <w:noWrap/>
            <w:vAlign w:val="bottom"/>
            <w:hideMark/>
          </w:tcPr>
          <w:p w14:paraId="2A920AA4" w14:textId="77777777" w:rsidR="0035644E" w:rsidRPr="00A66B48" w:rsidRDefault="0035644E" w:rsidP="00A24DDC">
            <w:pPr>
              <w:jc w:val="center"/>
              <w:rPr>
                <w:rFonts w:ascii="Arial" w:hAnsi="Arial" w:cs="Arial"/>
                <w:b/>
                <w:bCs/>
                <w:color w:val="000000"/>
                <w:lang w:eastAsia="en-GB"/>
              </w:rPr>
            </w:pPr>
            <w:r w:rsidRPr="00A66B48">
              <w:rPr>
                <w:rFonts w:ascii="Arial" w:hAnsi="Arial" w:cs="Arial"/>
                <w:b/>
                <w:bCs/>
                <w:color w:val="000000"/>
                <w:lang w:eastAsia="en-GB"/>
              </w:rPr>
              <w:t>Ceci Yuen</w:t>
            </w:r>
          </w:p>
        </w:tc>
        <w:tc>
          <w:tcPr>
            <w:tcW w:w="1405" w:type="dxa"/>
            <w:tcBorders>
              <w:top w:val="nil"/>
              <w:left w:val="nil"/>
              <w:bottom w:val="nil"/>
              <w:right w:val="single" w:sz="4" w:space="0" w:color="auto"/>
            </w:tcBorders>
            <w:shd w:val="clear" w:color="auto" w:fill="auto"/>
            <w:noWrap/>
            <w:vAlign w:val="bottom"/>
            <w:hideMark/>
          </w:tcPr>
          <w:p w14:paraId="3FAF01C8" w14:textId="77777777" w:rsidR="0035644E" w:rsidRPr="0035644E" w:rsidRDefault="0035644E" w:rsidP="00A24DDC">
            <w:pPr>
              <w:jc w:val="center"/>
              <w:rPr>
                <w:rFonts w:ascii="Arial" w:hAnsi="Arial" w:cs="Arial"/>
                <w:color w:val="000000"/>
                <w:sz w:val="22"/>
                <w:lang w:eastAsia="en-GB"/>
              </w:rPr>
            </w:pPr>
            <w:r w:rsidRPr="0035644E">
              <w:rPr>
                <w:rFonts w:ascii="Arial" w:hAnsi="Arial" w:cs="Arial"/>
                <w:color w:val="000000"/>
                <w:sz w:val="22"/>
                <w:lang w:eastAsia="en-GB"/>
              </w:rPr>
              <w:t> </w:t>
            </w:r>
          </w:p>
        </w:tc>
        <w:tc>
          <w:tcPr>
            <w:tcW w:w="1405" w:type="dxa"/>
            <w:tcBorders>
              <w:top w:val="nil"/>
              <w:left w:val="nil"/>
              <w:bottom w:val="nil"/>
              <w:right w:val="single" w:sz="4" w:space="0" w:color="auto"/>
            </w:tcBorders>
            <w:shd w:val="clear" w:color="auto" w:fill="auto"/>
            <w:noWrap/>
            <w:vAlign w:val="bottom"/>
            <w:hideMark/>
          </w:tcPr>
          <w:p w14:paraId="37E42515" w14:textId="77777777" w:rsidR="0035644E" w:rsidRPr="00A66B48" w:rsidRDefault="0035644E" w:rsidP="00A24DDC">
            <w:pPr>
              <w:jc w:val="center"/>
              <w:rPr>
                <w:rFonts w:ascii="Arial" w:hAnsi="Arial" w:cs="Arial"/>
                <w:color w:val="000000"/>
                <w:lang w:eastAsia="en-GB"/>
              </w:rPr>
            </w:pPr>
            <w:r w:rsidRPr="00A66B48">
              <w:rPr>
                <w:rFonts w:ascii="Arial" w:hAnsi="Arial" w:cs="Arial"/>
                <w:color w:val="000000"/>
                <w:lang w:eastAsia="en-GB"/>
              </w:rPr>
              <w:t> </w:t>
            </w:r>
          </w:p>
        </w:tc>
        <w:tc>
          <w:tcPr>
            <w:tcW w:w="2634" w:type="dxa"/>
            <w:gridSpan w:val="3"/>
            <w:tcBorders>
              <w:top w:val="single" w:sz="4" w:space="0" w:color="auto"/>
              <w:left w:val="nil"/>
              <w:bottom w:val="nil"/>
              <w:right w:val="single" w:sz="4" w:space="0" w:color="000000"/>
            </w:tcBorders>
            <w:shd w:val="clear" w:color="auto" w:fill="auto"/>
            <w:noWrap/>
            <w:vAlign w:val="bottom"/>
            <w:hideMark/>
          </w:tcPr>
          <w:p w14:paraId="466F5EC9" w14:textId="77777777" w:rsidR="0035644E" w:rsidRPr="00A66B48" w:rsidRDefault="0035644E" w:rsidP="00A24DDC">
            <w:pPr>
              <w:jc w:val="center"/>
              <w:rPr>
                <w:rFonts w:ascii="Arial" w:hAnsi="Arial" w:cs="Arial"/>
                <w:b/>
                <w:bCs/>
                <w:color w:val="000000"/>
                <w:lang w:eastAsia="en-GB"/>
              </w:rPr>
            </w:pPr>
            <w:r w:rsidRPr="00A66B48">
              <w:rPr>
                <w:rFonts w:ascii="Arial" w:hAnsi="Arial" w:cs="Arial"/>
                <w:b/>
                <w:bCs/>
                <w:color w:val="000000"/>
                <w:lang w:eastAsia="en-GB"/>
              </w:rPr>
              <w:t>Connie Wong</w:t>
            </w:r>
          </w:p>
        </w:tc>
        <w:tc>
          <w:tcPr>
            <w:tcW w:w="236" w:type="dxa"/>
            <w:tcBorders>
              <w:top w:val="nil"/>
              <w:left w:val="nil"/>
              <w:bottom w:val="nil"/>
              <w:right w:val="nil"/>
            </w:tcBorders>
            <w:shd w:val="clear" w:color="auto" w:fill="auto"/>
            <w:noWrap/>
            <w:vAlign w:val="bottom"/>
            <w:hideMark/>
          </w:tcPr>
          <w:p w14:paraId="39941BCA" w14:textId="77777777" w:rsidR="0035644E" w:rsidRPr="00B60554" w:rsidRDefault="0035644E" w:rsidP="00A24DDC">
            <w:pPr>
              <w:jc w:val="center"/>
              <w:rPr>
                <w:rFonts w:cs="Arial"/>
                <w:b/>
                <w:bCs/>
                <w:color w:val="000000"/>
                <w:sz w:val="22"/>
                <w:lang w:eastAsia="en-GB"/>
              </w:rPr>
            </w:pPr>
          </w:p>
        </w:tc>
      </w:tr>
      <w:tr w:rsidR="0035644E" w:rsidRPr="00B60554" w14:paraId="08B9455C" w14:textId="77777777" w:rsidTr="00A24DDC">
        <w:trPr>
          <w:trHeight w:val="465"/>
        </w:trPr>
        <w:tc>
          <w:tcPr>
            <w:tcW w:w="284" w:type="dxa"/>
            <w:tcBorders>
              <w:top w:val="nil"/>
              <w:left w:val="nil"/>
              <w:bottom w:val="nil"/>
              <w:right w:val="nil"/>
            </w:tcBorders>
            <w:shd w:val="clear" w:color="auto" w:fill="auto"/>
            <w:noWrap/>
            <w:vAlign w:val="bottom"/>
            <w:hideMark/>
          </w:tcPr>
          <w:p w14:paraId="0EC63E18" w14:textId="77777777" w:rsidR="0035644E" w:rsidRPr="0035644E" w:rsidRDefault="0035644E" w:rsidP="00A24DDC">
            <w:pPr>
              <w:rPr>
                <w:rFonts w:ascii="Arial" w:hAnsi="Arial" w:cs="Arial"/>
                <w:szCs w:val="20"/>
                <w:lang w:eastAsia="en-GB"/>
              </w:rPr>
            </w:pPr>
          </w:p>
        </w:tc>
        <w:tc>
          <w:tcPr>
            <w:tcW w:w="2466" w:type="dxa"/>
            <w:gridSpan w:val="4"/>
            <w:tcBorders>
              <w:top w:val="nil"/>
              <w:left w:val="single" w:sz="4" w:space="0" w:color="auto"/>
              <w:bottom w:val="single" w:sz="4" w:space="0" w:color="auto"/>
              <w:right w:val="single" w:sz="4" w:space="0" w:color="000000"/>
            </w:tcBorders>
            <w:shd w:val="clear" w:color="auto" w:fill="auto"/>
            <w:noWrap/>
            <w:vAlign w:val="center"/>
            <w:hideMark/>
          </w:tcPr>
          <w:p w14:paraId="6648DD95" w14:textId="77777777" w:rsidR="0035644E" w:rsidRPr="00A66B48" w:rsidRDefault="0035644E" w:rsidP="00A24DDC">
            <w:pPr>
              <w:jc w:val="center"/>
              <w:rPr>
                <w:rFonts w:ascii="Arial" w:hAnsi="Arial" w:cs="Arial"/>
                <w:color w:val="000000"/>
                <w:lang w:eastAsia="en-GB"/>
              </w:rPr>
            </w:pPr>
            <w:r w:rsidRPr="00A66B48">
              <w:rPr>
                <w:rFonts w:ascii="Arial" w:hAnsi="Arial" w:cs="Arial"/>
                <w:color w:val="000000"/>
                <w:lang w:eastAsia="en-GB"/>
              </w:rPr>
              <w:t>Snr. Interior Designer</w:t>
            </w:r>
          </w:p>
        </w:tc>
        <w:tc>
          <w:tcPr>
            <w:tcW w:w="1405" w:type="dxa"/>
            <w:tcBorders>
              <w:top w:val="single" w:sz="4" w:space="0" w:color="auto"/>
              <w:left w:val="nil"/>
              <w:bottom w:val="nil"/>
              <w:right w:val="single" w:sz="4" w:space="0" w:color="auto"/>
            </w:tcBorders>
            <w:shd w:val="clear" w:color="auto" w:fill="auto"/>
            <w:noWrap/>
            <w:vAlign w:val="bottom"/>
            <w:hideMark/>
          </w:tcPr>
          <w:p w14:paraId="14699D2F" w14:textId="77777777" w:rsidR="0035644E" w:rsidRPr="0035644E" w:rsidRDefault="0035644E" w:rsidP="00A24DDC">
            <w:pPr>
              <w:jc w:val="center"/>
              <w:rPr>
                <w:rFonts w:ascii="Arial" w:hAnsi="Arial" w:cs="Arial"/>
                <w:color w:val="000000"/>
                <w:sz w:val="22"/>
                <w:lang w:eastAsia="en-GB"/>
              </w:rPr>
            </w:pPr>
            <w:r w:rsidRPr="0035644E">
              <w:rPr>
                <w:rFonts w:ascii="Arial" w:hAnsi="Arial" w:cs="Arial"/>
                <w:color w:val="000000"/>
                <w:sz w:val="22"/>
                <w:lang w:eastAsia="en-GB"/>
              </w:rPr>
              <w:t> </w:t>
            </w:r>
          </w:p>
        </w:tc>
        <w:tc>
          <w:tcPr>
            <w:tcW w:w="1405" w:type="dxa"/>
            <w:tcBorders>
              <w:top w:val="single" w:sz="4" w:space="0" w:color="auto"/>
              <w:left w:val="nil"/>
              <w:bottom w:val="nil"/>
              <w:right w:val="single" w:sz="4" w:space="0" w:color="auto"/>
            </w:tcBorders>
            <w:shd w:val="clear" w:color="auto" w:fill="auto"/>
            <w:noWrap/>
            <w:vAlign w:val="bottom"/>
            <w:hideMark/>
          </w:tcPr>
          <w:p w14:paraId="32BFD7CF" w14:textId="77777777" w:rsidR="0035644E" w:rsidRPr="00A66B48" w:rsidRDefault="0035644E" w:rsidP="00A24DDC">
            <w:pPr>
              <w:jc w:val="center"/>
              <w:rPr>
                <w:rFonts w:ascii="Arial" w:hAnsi="Arial" w:cs="Arial"/>
                <w:color w:val="000000"/>
                <w:lang w:eastAsia="en-GB"/>
              </w:rPr>
            </w:pPr>
            <w:r w:rsidRPr="00A66B48">
              <w:rPr>
                <w:rFonts w:ascii="Arial" w:hAnsi="Arial" w:cs="Arial"/>
                <w:color w:val="000000"/>
                <w:lang w:eastAsia="en-GB"/>
              </w:rPr>
              <w:t> </w:t>
            </w:r>
          </w:p>
        </w:tc>
        <w:tc>
          <w:tcPr>
            <w:tcW w:w="2634" w:type="dxa"/>
            <w:gridSpan w:val="3"/>
            <w:tcBorders>
              <w:top w:val="nil"/>
              <w:left w:val="nil"/>
              <w:bottom w:val="single" w:sz="4" w:space="0" w:color="auto"/>
              <w:right w:val="single" w:sz="4" w:space="0" w:color="000000"/>
            </w:tcBorders>
            <w:shd w:val="clear" w:color="auto" w:fill="auto"/>
            <w:noWrap/>
            <w:vAlign w:val="center"/>
            <w:hideMark/>
          </w:tcPr>
          <w:p w14:paraId="04C701D6" w14:textId="77777777" w:rsidR="0035644E" w:rsidRPr="00A66B48" w:rsidRDefault="0035644E" w:rsidP="00A24DDC">
            <w:pPr>
              <w:jc w:val="center"/>
              <w:rPr>
                <w:rFonts w:ascii="Arial" w:hAnsi="Arial" w:cs="Arial"/>
                <w:color w:val="000000"/>
                <w:lang w:eastAsia="en-GB"/>
              </w:rPr>
            </w:pPr>
            <w:r w:rsidRPr="00A66B48">
              <w:rPr>
                <w:rFonts w:ascii="Arial" w:hAnsi="Arial" w:cs="Arial"/>
                <w:color w:val="000000"/>
                <w:lang w:eastAsia="en-GB"/>
              </w:rPr>
              <w:t>Architectural Assistant</w:t>
            </w:r>
          </w:p>
        </w:tc>
        <w:tc>
          <w:tcPr>
            <w:tcW w:w="236" w:type="dxa"/>
            <w:tcBorders>
              <w:top w:val="nil"/>
              <w:left w:val="nil"/>
              <w:bottom w:val="nil"/>
              <w:right w:val="nil"/>
            </w:tcBorders>
            <w:shd w:val="clear" w:color="auto" w:fill="auto"/>
            <w:noWrap/>
            <w:vAlign w:val="bottom"/>
            <w:hideMark/>
          </w:tcPr>
          <w:p w14:paraId="619E15DA" w14:textId="77777777" w:rsidR="0035644E" w:rsidRPr="00B60554" w:rsidRDefault="0035644E" w:rsidP="00A24DDC">
            <w:pPr>
              <w:jc w:val="center"/>
              <w:rPr>
                <w:rFonts w:cs="Arial"/>
                <w:color w:val="000000"/>
                <w:sz w:val="22"/>
                <w:lang w:eastAsia="en-GB"/>
              </w:rPr>
            </w:pPr>
          </w:p>
        </w:tc>
      </w:tr>
      <w:tr w:rsidR="0035644E" w:rsidRPr="00B60554" w14:paraId="54A2618D" w14:textId="77777777" w:rsidTr="00A24DDC">
        <w:trPr>
          <w:trHeight w:val="300"/>
        </w:trPr>
        <w:tc>
          <w:tcPr>
            <w:tcW w:w="284" w:type="dxa"/>
            <w:tcBorders>
              <w:top w:val="nil"/>
              <w:left w:val="nil"/>
              <w:bottom w:val="nil"/>
              <w:right w:val="nil"/>
            </w:tcBorders>
            <w:shd w:val="clear" w:color="auto" w:fill="auto"/>
            <w:noWrap/>
            <w:vAlign w:val="bottom"/>
            <w:hideMark/>
          </w:tcPr>
          <w:p w14:paraId="46A682E2" w14:textId="77777777" w:rsidR="0035644E" w:rsidRPr="0035644E" w:rsidRDefault="0035644E" w:rsidP="00A24DDC">
            <w:pPr>
              <w:rPr>
                <w:rFonts w:ascii="Arial" w:hAnsi="Arial" w:cs="Arial"/>
                <w:szCs w:val="20"/>
                <w:lang w:eastAsia="en-GB"/>
              </w:rPr>
            </w:pPr>
          </w:p>
        </w:tc>
        <w:tc>
          <w:tcPr>
            <w:tcW w:w="816" w:type="dxa"/>
            <w:tcBorders>
              <w:top w:val="nil"/>
              <w:left w:val="nil"/>
              <w:bottom w:val="nil"/>
              <w:right w:val="nil"/>
            </w:tcBorders>
            <w:shd w:val="clear" w:color="auto" w:fill="auto"/>
            <w:noWrap/>
            <w:vAlign w:val="bottom"/>
            <w:hideMark/>
          </w:tcPr>
          <w:p w14:paraId="7CF7F53C" w14:textId="77777777" w:rsidR="0035644E" w:rsidRPr="0035644E" w:rsidRDefault="0035644E" w:rsidP="00A24DDC">
            <w:pPr>
              <w:rPr>
                <w:rFonts w:ascii="Arial" w:hAnsi="Arial" w:cs="Arial"/>
                <w:szCs w:val="20"/>
                <w:lang w:eastAsia="en-GB"/>
              </w:rPr>
            </w:pPr>
          </w:p>
        </w:tc>
        <w:tc>
          <w:tcPr>
            <w:tcW w:w="550" w:type="dxa"/>
            <w:tcBorders>
              <w:top w:val="nil"/>
              <w:left w:val="nil"/>
              <w:bottom w:val="nil"/>
              <w:right w:val="nil"/>
            </w:tcBorders>
            <w:shd w:val="clear" w:color="auto" w:fill="auto"/>
            <w:noWrap/>
            <w:vAlign w:val="bottom"/>
            <w:hideMark/>
          </w:tcPr>
          <w:p w14:paraId="4F87F688" w14:textId="77777777" w:rsidR="0035644E" w:rsidRPr="0035644E" w:rsidRDefault="0035644E" w:rsidP="00A24DDC">
            <w:pPr>
              <w:jc w:val="center"/>
              <w:rPr>
                <w:rFonts w:ascii="Arial" w:hAnsi="Arial" w:cs="Arial"/>
                <w:szCs w:val="20"/>
                <w:lang w:eastAsia="en-GB"/>
              </w:rPr>
            </w:pPr>
          </w:p>
        </w:tc>
        <w:tc>
          <w:tcPr>
            <w:tcW w:w="550" w:type="dxa"/>
            <w:tcBorders>
              <w:top w:val="nil"/>
              <w:left w:val="nil"/>
              <w:bottom w:val="nil"/>
              <w:right w:val="nil"/>
            </w:tcBorders>
            <w:shd w:val="clear" w:color="auto" w:fill="auto"/>
            <w:noWrap/>
            <w:vAlign w:val="bottom"/>
            <w:hideMark/>
          </w:tcPr>
          <w:p w14:paraId="2E09A370" w14:textId="77777777" w:rsidR="0035644E" w:rsidRPr="0035644E" w:rsidRDefault="0035644E" w:rsidP="00A24DDC">
            <w:pPr>
              <w:jc w:val="center"/>
              <w:rPr>
                <w:rFonts w:ascii="Arial" w:hAnsi="Arial" w:cs="Arial"/>
                <w:szCs w:val="20"/>
                <w:lang w:eastAsia="en-GB"/>
              </w:rPr>
            </w:pPr>
          </w:p>
        </w:tc>
        <w:tc>
          <w:tcPr>
            <w:tcW w:w="550" w:type="dxa"/>
            <w:tcBorders>
              <w:top w:val="nil"/>
              <w:left w:val="nil"/>
              <w:bottom w:val="nil"/>
              <w:right w:val="nil"/>
            </w:tcBorders>
            <w:shd w:val="clear" w:color="auto" w:fill="auto"/>
            <w:noWrap/>
            <w:vAlign w:val="bottom"/>
            <w:hideMark/>
          </w:tcPr>
          <w:p w14:paraId="42CFC5F8" w14:textId="77777777" w:rsidR="0035644E" w:rsidRPr="00A66B48" w:rsidRDefault="0035644E" w:rsidP="00A24DDC">
            <w:pPr>
              <w:jc w:val="center"/>
              <w:rPr>
                <w:rFonts w:ascii="Arial" w:hAnsi="Arial" w:cs="Arial"/>
                <w:lang w:eastAsia="en-GB"/>
              </w:rPr>
            </w:pPr>
          </w:p>
        </w:tc>
        <w:tc>
          <w:tcPr>
            <w:tcW w:w="1405" w:type="dxa"/>
            <w:tcBorders>
              <w:top w:val="nil"/>
              <w:left w:val="nil"/>
              <w:bottom w:val="nil"/>
              <w:right w:val="single" w:sz="4" w:space="0" w:color="auto"/>
            </w:tcBorders>
            <w:shd w:val="clear" w:color="auto" w:fill="auto"/>
            <w:noWrap/>
            <w:vAlign w:val="bottom"/>
            <w:hideMark/>
          </w:tcPr>
          <w:p w14:paraId="37EAA378" w14:textId="77777777" w:rsidR="0035644E" w:rsidRPr="0035644E" w:rsidRDefault="0035644E" w:rsidP="00A24DDC">
            <w:pPr>
              <w:jc w:val="center"/>
              <w:rPr>
                <w:rFonts w:ascii="Arial" w:hAnsi="Arial" w:cs="Arial"/>
                <w:color w:val="000000"/>
                <w:sz w:val="22"/>
                <w:lang w:eastAsia="en-GB"/>
              </w:rPr>
            </w:pPr>
            <w:r w:rsidRPr="0035644E">
              <w:rPr>
                <w:rFonts w:ascii="Arial" w:hAnsi="Arial" w:cs="Arial"/>
                <w:color w:val="000000"/>
                <w:sz w:val="22"/>
                <w:lang w:eastAsia="en-GB"/>
              </w:rPr>
              <w:t> </w:t>
            </w:r>
          </w:p>
        </w:tc>
        <w:tc>
          <w:tcPr>
            <w:tcW w:w="1405" w:type="dxa"/>
            <w:tcBorders>
              <w:top w:val="nil"/>
              <w:left w:val="nil"/>
              <w:bottom w:val="nil"/>
              <w:right w:val="nil"/>
            </w:tcBorders>
            <w:shd w:val="clear" w:color="auto" w:fill="auto"/>
            <w:noWrap/>
            <w:vAlign w:val="bottom"/>
            <w:hideMark/>
          </w:tcPr>
          <w:p w14:paraId="3F8E0D68" w14:textId="77777777" w:rsidR="0035644E" w:rsidRPr="00A66B48" w:rsidRDefault="0035644E" w:rsidP="00A24DDC">
            <w:pPr>
              <w:jc w:val="center"/>
              <w:rPr>
                <w:rFonts w:ascii="Arial" w:hAnsi="Arial" w:cs="Arial"/>
                <w:color w:val="000000"/>
                <w:lang w:eastAsia="en-GB"/>
              </w:rPr>
            </w:pPr>
          </w:p>
        </w:tc>
        <w:tc>
          <w:tcPr>
            <w:tcW w:w="773" w:type="dxa"/>
            <w:tcBorders>
              <w:top w:val="nil"/>
              <w:left w:val="nil"/>
              <w:bottom w:val="nil"/>
              <w:right w:val="nil"/>
            </w:tcBorders>
            <w:shd w:val="clear" w:color="auto" w:fill="auto"/>
            <w:noWrap/>
            <w:vAlign w:val="bottom"/>
            <w:hideMark/>
          </w:tcPr>
          <w:p w14:paraId="47A52E51" w14:textId="77777777" w:rsidR="0035644E" w:rsidRPr="00A66B48" w:rsidRDefault="0035644E" w:rsidP="00A24DDC">
            <w:pPr>
              <w:jc w:val="center"/>
              <w:rPr>
                <w:rFonts w:ascii="Arial" w:hAnsi="Arial" w:cs="Arial"/>
                <w:lang w:eastAsia="en-GB"/>
              </w:rPr>
            </w:pPr>
          </w:p>
        </w:tc>
        <w:tc>
          <w:tcPr>
            <w:tcW w:w="772" w:type="dxa"/>
            <w:tcBorders>
              <w:top w:val="nil"/>
              <w:left w:val="nil"/>
              <w:bottom w:val="nil"/>
              <w:right w:val="nil"/>
            </w:tcBorders>
            <w:shd w:val="clear" w:color="auto" w:fill="auto"/>
            <w:noWrap/>
            <w:vAlign w:val="bottom"/>
            <w:hideMark/>
          </w:tcPr>
          <w:p w14:paraId="26EEA39B" w14:textId="77777777" w:rsidR="0035644E" w:rsidRPr="00A66B48" w:rsidRDefault="0035644E" w:rsidP="00A24DDC">
            <w:pPr>
              <w:jc w:val="center"/>
              <w:rPr>
                <w:rFonts w:ascii="Arial" w:hAnsi="Arial" w:cs="Arial"/>
                <w:lang w:eastAsia="en-GB"/>
              </w:rPr>
            </w:pPr>
          </w:p>
        </w:tc>
        <w:tc>
          <w:tcPr>
            <w:tcW w:w="1089" w:type="dxa"/>
            <w:tcBorders>
              <w:top w:val="nil"/>
              <w:left w:val="nil"/>
              <w:bottom w:val="nil"/>
              <w:right w:val="nil"/>
            </w:tcBorders>
            <w:shd w:val="clear" w:color="auto" w:fill="auto"/>
            <w:noWrap/>
            <w:vAlign w:val="bottom"/>
            <w:hideMark/>
          </w:tcPr>
          <w:p w14:paraId="2C074468" w14:textId="77777777" w:rsidR="0035644E" w:rsidRPr="0035644E" w:rsidRDefault="0035644E" w:rsidP="00A24DDC">
            <w:pPr>
              <w:jc w:val="center"/>
              <w:rPr>
                <w:rFonts w:ascii="Arial" w:hAnsi="Arial" w:cs="Arial"/>
                <w:szCs w:val="20"/>
                <w:lang w:eastAsia="en-GB"/>
              </w:rPr>
            </w:pPr>
          </w:p>
        </w:tc>
        <w:tc>
          <w:tcPr>
            <w:tcW w:w="236" w:type="dxa"/>
            <w:tcBorders>
              <w:top w:val="nil"/>
              <w:left w:val="nil"/>
              <w:bottom w:val="nil"/>
              <w:right w:val="nil"/>
            </w:tcBorders>
            <w:shd w:val="clear" w:color="auto" w:fill="auto"/>
            <w:noWrap/>
            <w:vAlign w:val="bottom"/>
            <w:hideMark/>
          </w:tcPr>
          <w:p w14:paraId="2DD80E1E" w14:textId="77777777" w:rsidR="0035644E" w:rsidRPr="00B60554" w:rsidRDefault="0035644E" w:rsidP="00A24DDC">
            <w:pPr>
              <w:jc w:val="center"/>
              <w:rPr>
                <w:szCs w:val="20"/>
                <w:lang w:eastAsia="en-GB"/>
              </w:rPr>
            </w:pPr>
          </w:p>
        </w:tc>
      </w:tr>
      <w:tr w:rsidR="0035644E" w:rsidRPr="00B60554" w14:paraId="730D90EC" w14:textId="77777777" w:rsidTr="00A24DDC">
        <w:trPr>
          <w:trHeight w:val="405"/>
        </w:trPr>
        <w:tc>
          <w:tcPr>
            <w:tcW w:w="284" w:type="dxa"/>
            <w:tcBorders>
              <w:top w:val="nil"/>
              <w:left w:val="nil"/>
              <w:bottom w:val="nil"/>
              <w:right w:val="nil"/>
            </w:tcBorders>
            <w:shd w:val="clear" w:color="auto" w:fill="auto"/>
            <w:noWrap/>
            <w:vAlign w:val="bottom"/>
            <w:hideMark/>
          </w:tcPr>
          <w:p w14:paraId="74853117" w14:textId="77777777" w:rsidR="0035644E" w:rsidRPr="0035644E" w:rsidRDefault="0035644E" w:rsidP="00A24DDC">
            <w:pPr>
              <w:rPr>
                <w:rFonts w:ascii="Arial" w:hAnsi="Arial" w:cs="Arial"/>
                <w:szCs w:val="20"/>
                <w:lang w:eastAsia="en-GB"/>
              </w:rPr>
            </w:pPr>
          </w:p>
        </w:tc>
        <w:tc>
          <w:tcPr>
            <w:tcW w:w="7910" w:type="dxa"/>
            <w:gridSpan w:val="9"/>
            <w:tcBorders>
              <w:top w:val="single" w:sz="4" w:space="0" w:color="auto"/>
              <w:left w:val="single" w:sz="4" w:space="0" w:color="auto"/>
              <w:bottom w:val="nil"/>
              <w:right w:val="single" w:sz="4" w:space="0" w:color="000000"/>
            </w:tcBorders>
            <w:shd w:val="clear" w:color="auto" w:fill="auto"/>
            <w:noWrap/>
            <w:vAlign w:val="bottom"/>
            <w:hideMark/>
          </w:tcPr>
          <w:p w14:paraId="34B93B83" w14:textId="77777777" w:rsidR="0035644E" w:rsidRPr="00A66B48" w:rsidRDefault="0035644E" w:rsidP="00A24DDC">
            <w:pPr>
              <w:jc w:val="center"/>
              <w:rPr>
                <w:rFonts w:ascii="Arial" w:hAnsi="Arial" w:cs="Arial"/>
                <w:b/>
                <w:bCs/>
                <w:color w:val="000000"/>
                <w:lang w:eastAsia="en-GB"/>
              </w:rPr>
            </w:pPr>
            <w:r w:rsidRPr="00A66B48">
              <w:rPr>
                <w:rFonts w:ascii="Arial" w:hAnsi="Arial" w:cs="Arial"/>
                <w:b/>
                <w:bCs/>
                <w:color w:val="000000"/>
                <w:lang w:eastAsia="en-GB"/>
              </w:rPr>
              <w:t>Studio Team</w:t>
            </w:r>
          </w:p>
        </w:tc>
        <w:tc>
          <w:tcPr>
            <w:tcW w:w="236" w:type="dxa"/>
            <w:tcBorders>
              <w:top w:val="nil"/>
              <w:left w:val="nil"/>
              <w:bottom w:val="nil"/>
              <w:right w:val="nil"/>
            </w:tcBorders>
            <w:shd w:val="clear" w:color="auto" w:fill="auto"/>
            <w:noWrap/>
            <w:vAlign w:val="bottom"/>
            <w:hideMark/>
          </w:tcPr>
          <w:p w14:paraId="412CE9AE" w14:textId="77777777" w:rsidR="0035644E" w:rsidRPr="00B60554" w:rsidRDefault="0035644E" w:rsidP="00A24DDC">
            <w:pPr>
              <w:jc w:val="center"/>
              <w:rPr>
                <w:rFonts w:cs="Arial"/>
                <w:b/>
                <w:bCs/>
                <w:color w:val="000000"/>
                <w:sz w:val="22"/>
                <w:lang w:eastAsia="en-GB"/>
              </w:rPr>
            </w:pPr>
          </w:p>
        </w:tc>
      </w:tr>
      <w:tr w:rsidR="0035644E" w:rsidRPr="00B60554" w14:paraId="0F2591D2" w14:textId="77777777" w:rsidTr="00A24DDC">
        <w:trPr>
          <w:trHeight w:val="465"/>
        </w:trPr>
        <w:tc>
          <w:tcPr>
            <w:tcW w:w="284" w:type="dxa"/>
            <w:tcBorders>
              <w:top w:val="nil"/>
              <w:left w:val="nil"/>
              <w:bottom w:val="nil"/>
              <w:right w:val="nil"/>
            </w:tcBorders>
            <w:shd w:val="clear" w:color="auto" w:fill="auto"/>
            <w:noWrap/>
            <w:vAlign w:val="bottom"/>
            <w:hideMark/>
          </w:tcPr>
          <w:p w14:paraId="6A7DB055" w14:textId="77777777" w:rsidR="0035644E" w:rsidRPr="0035644E" w:rsidRDefault="0035644E" w:rsidP="00A24DDC">
            <w:pPr>
              <w:rPr>
                <w:rFonts w:ascii="Arial" w:hAnsi="Arial" w:cs="Arial"/>
                <w:szCs w:val="20"/>
                <w:lang w:eastAsia="en-GB"/>
              </w:rPr>
            </w:pPr>
          </w:p>
        </w:tc>
        <w:tc>
          <w:tcPr>
            <w:tcW w:w="7910" w:type="dxa"/>
            <w:gridSpan w:val="9"/>
            <w:tcBorders>
              <w:top w:val="nil"/>
              <w:left w:val="single" w:sz="4" w:space="0" w:color="auto"/>
              <w:bottom w:val="single" w:sz="4" w:space="0" w:color="auto"/>
              <w:right w:val="single" w:sz="4" w:space="0" w:color="000000"/>
            </w:tcBorders>
            <w:shd w:val="clear" w:color="auto" w:fill="auto"/>
            <w:noWrap/>
            <w:vAlign w:val="center"/>
            <w:hideMark/>
          </w:tcPr>
          <w:p w14:paraId="72E29DCB" w14:textId="77777777" w:rsidR="0035644E" w:rsidRPr="00A66B48" w:rsidRDefault="0035644E" w:rsidP="00A24DDC">
            <w:pPr>
              <w:jc w:val="center"/>
              <w:rPr>
                <w:rFonts w:ascii="Arial" w:hAnsi="Arial" w:cs="Arial"/>
                <w:color w:val="000000"/>
                <w:lang w:eastAsia="en-GB"/>
              </w:rPr>
            </w:pPr>
            <w:r w:rsidRPr="00A66B48">
              <w:rPr>
                <w:rFonts w:ascii="Arial" w:hAnsi="Arial" w:cs="Arial"/>
                <w:color w:val="000000"/>
                <w:lang w:eastAsia="en-GB"/>
              </w:rPr>
              <w:t>Drafting and Rendering</w:t>
            </w:r>
          </w:p>
        </w:tc>
        <w:tc>
          <w:tcPr>
            <w:tcW w:w="236" w:type="dxa"/>
            <w:tcBorders>
              <w:top w:val="nil"/>
              <w:left w:val="nil"/>
              <w:bottom w:val="nil"/>
              <w:right w:val="nil"/>
            </w:tcBorders>
            <w:shd w:val="clear" w:color="auto" w:fill="auto"/>
            <w:noWrap/>
            <w:vAlign w:val="bottom"/>
            <w:hideMark/>
          </w:tcPr>
          <w:p w14:paraId="7ACC6AAE" w14:textId="77777777" w:rsidR="0035644E" w:rsidRPr="00B60554" w:rsidRDefault="0035644E" w:rsidP="00A24DDC">
            <w:pPr>
              <w:jc w:val="center"/>
              <w:rPr>
                <w:rFonts w:cs="Arial"/>
                <w:color w:val="000000"/>
                <w:sz w:val="22"/>
                <w:lang w:eastAsia="en-GB"/>
              </w:rPr>
            </w:pPr>
          </w:p>
        </w:tc>
      </w:tr>
    </w:tbl>
    <w:p w14:paraId="69EC3825" w14:textId="37C3A092" w:rsidR="00B673A0" w:rsidRDefault="00B673A0" w:rsidP="0035644E">
      <w:pPr>
        <w:pStyle w:val="ListParagraph"/>
        <w:numPr>
          <w:ilvl w:val="0"/>
          <w:numId w:val="39"/>
        </w:numPr>
        <w:autoSpaceDE w:val="0"/>
        <w:autoSpaceDN w:val="0"/>
        <w:adjustRightInd w:val="0"/>
        <w:rPr>
          <w:rFonts w:ascii="Arial" w:hAnsi="Arial" w:cs="Arial"/>
          <w:b/>
          <w:sz w:val="28"/>
          <w:szCs w:val="28"/>
          <w:lang w:val="en-GB" w:eastAsia="zh-CN"/>
        </w:rPr>
      </w:pPr>
      <w:r w:rsidRPr="0035644E">
        <w:rPr>
          <w:rFonts w:ascii="Arial" w:hAnsi="Arial" w:cs="Arial"/>
          <w:b/>
          <w:sz w:val="28"/>
          <w:szCs w:val="28"/>
          <w:lang w:val="en-GB" w:eastAsia="zh-CN"/>
        </w:rPr>
        <w:t>Relevant Experience and Qualifications of Key Staff</w:t>
      </w:r>
    </w:p>
    <w:p w14:paraId="359F8540" w14:textId="2FCAA872" w:rsidR="0035644E" w:rsidRDefault="0035644E" w:rsidP="0035644E">
      <w:pPr>
        <w:spacing w:before="120" w:after="120"/>
        <w:ind w:left="720"/>
        <w:jc w:val="both"/>
        <w:rPr>
          <w:rFonts w:ascii="Arial" w:hAnsi="Arial" w:cs="Arial"/>
        </w:rPr>
      </w:pPr>
      <w:r w:rsidRPr="00AB2337">
        <w:rPr>
          <w:rFonts w:ascii="Arial" w:hAnsi="Arial" w:cs="Arial"/>
        </w:rPr>
        <w:t>Below is our proposed key staff for the project and a brief synopsis of the relevant qu</w:t>
      </w:r>
      <w:smartTag w:uri="urn:schemas-microsoft-com:office:smarttags" w:element="PersonName">
        <w:r w:rsidRPr="00AB2337">
          <w:rPr>
            <w:rFonts w:ascii="Arial" w:hAnsi="Arial" w:cs="Arial"/>
          </w:rPr>
          <w:t>ali</w:t>
        </w:r>
      </w:smartTag>
      <w:r w:rsidRPr="00AB2337">
        <w:rPr>
          <w:rFonts w:ascii="Arial" w:hAnsi="Arial" w:cs="Arial"/>
        </w:rPr>
        <w:t xml:space="preserve">fications and experience of our nominated project team. Full CVs are included in Appendix </w:t>
      </w:r>
      <w:r w:rsidR="00A66B48" w:rsidRPr="00AB2337">
        <w:rPr>
          <w:rFonts w:ascii="Arial" w:hAnsi="Arial" w:cs="Arial"/>
        </w:rPr>
        <w:t>3</w:t>
      </w:r>
      <w:r w:rsidRPr="00AB2337">
        <w:rPr>
          <w:rFonts w:ascii="Arial" w:hAnsi="Arial" w:cs="Arial"/>
        </w:rPr>
        <w:t>.</w:t>
      </w:r>
    </w:p>
    <w:p w14:paraId="43C7A83D" w14:textId="77777777" w:rsidR="0035644E" w:rsidRPr="006B576F" w:rsidRDefault="0035644E" w:rsidP="0035644E">
      <w:pPr>
        <w:spacing w:before="120" w:after="120"/>
        <w:ind w:left="720"/>
        <w:jc w:val="both"/>
        <w:rPr>
          <w:rFonts w:ascii="Arial" w:hAnsi="Arial" w:cs="Arial"/>
          <w:bCs/>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6570"/>
      </w:tblGrid>
      <w:tr w:rsidR="0035644E" w:rsidRPr="006B576F" w14:paraId="53D2E818" w14:textId="77777777" w:rsidTr="00A24DDC">
        <w:tblPrEx>
          <w:tblCellMar>
            <w:top w:w="0" w:type="dxa"/>
            <w:bottom w:w="0" w:type="dxa"/>
          </w:tblCellMar>
        </w:tblPrEx>
        <w:tc>
          <w:tcPr>
            <w:tcW w:w="2070" w:type="dxa"/>
            <w:tcBorders>
              <w:bottom w:val="nil"/>
              <w:right w:val="nil"/>
            </w:tcBorders>
          </w:tcPr>
          <w:p w14:paraId="5D8E0AA5" w14:textId="77777777" w:rsidR="0035644E" w:rsidRPr="006B576F" w:rsidRDefault="0035644E" w:rsidP="00A24DDC">
            <w:pPr>
              <w:spacing w:before="60" w:after="60"/>
              <w:rPr>
                <w:rFonts w:ascii="Arial" w:hAnsi="Arial" w:cs="Arial"/>
                <w:b/>
              </w:rPr>
            </w:pPr>
            <w:r w:rsidRPr="006B576F">
              <w:rPr>
                <w:rFonts w:ascii="Arial" w:hAnsi="Arial" w:cs="Arial"/>
                <w:b/>
              </w:rPr>
              <w:t>Mike Atkin</w:t>
            </w:r>
          </w:p>
        </w:tc>
        <w:tc>
          <w:tcPr>
            <w:tcW w:w="6570" w:type="dxa"/>
            <w:tcBorders>
              <w:left w:val="nil"/>
              <w:bottom w:val="nil"/>
            </w:tcBorders>
          </w:tcPr>
          <w:p w14:paraId="2D3B37A8" w14:textId="77777777" w:rsidR="0035644E" w:rsidRPr="00750E5B" w:rsidRDefault="0035644E" w:rsidP="00A24DDC">
            <w:pPr>
              <w:pStyle w:val="Header"/>
              <w:tabs>
                <w:tab w:val="clear" w:pos="4320"/>
                <w:tab w:val="clear" w:pos="8640"/>
                <w:tab w:val="left" w:pos="342"/>
              </w:tabs>
              <w:spacing w:before="60" w:after="60"/>
              <w:rPr>
                <w:rFonts w:ascii="Arial" w:hAnsi="Arial" w:cs="Arial"/>
                <w:b/>
              </w:rPr>
            </w:pPr>
            <w:r w:rsidRPr="00750E5B">
              <w:rPr>
                <w:rFonts w:ascii="Arial" w:hAnsi="Arial" w:cs="Arial"/>
                <w:b/>
              </w:rPr>
              <w:t>Project Director</w:t>
            </w:r>
          </w:p>
        </w:tc>
      </w:tr>
      <w:tr w:rsidR="0035644E" w:rsidRPr="006B576F" w14:paraId="6303B734" w14:textId="77777777" w:rsidTr="00A24DDC">
        <w:tblPrEx>
          <w:tblCellMar>
            <w:top w:w="0" w:type="dxa"/>
            <w:bottom w:w="0" w:type="dxa"/>
          </w:tblCellMar>
        </w:tblPrEx>
        <w:tc>
          <w:tcPr>
            <w:tcW w:w="2070" w:type="dxa"/>
            <w:tcBorders>
              <w:top w:val="nil"/>
              <w:right w:val="nil"/>
            </w:tcBorders>
          </w:tcPr>
          <w:p w14:paraId="5D1EC62C" w14:textId="77777777" w:rsidR="0035644E" w:rsidRPr="006B576F" w:rsidRDefault="0035644E" w:rsidP="00A24DDC">
            <w:pPr>
              <w:spacing w:before="60" w:after="60"/>
              <w:rPr>
                <w:rFonts w:ascii="Arial" w:hAnsi="Arial" w:cs="Arial"/>
              </w:rPr>
            </w:pPr>
          </w:p>
        </w:tc>
        <w:tc>
          <w:tcPr>
            <w:tcW w:w="6570" w:type="dxa"/>
            <w:tcBorders>
              <w:top w:val="nil"/>
              <w:left w:val="nil"/>
            </w:tcBorders>
          </w:tcPr>
          <w:p w14:paraId="00A55D94" w14:textId="5A5A25D4" w:rsidR="0035644E" w:rsidRPr="00750E5B" w:rsidRDefault="0035644E" w:rsidP="00A24DDC">
            <w:pPr>
              <w:tabs>
                <w:tab w:val="left" w:pos="342"/>
              </w:tabs>
              <w:spacing w:before="60" w:after="60"/>
              <w:ind w:left="432" w:hanging="432"/>
              <w:rPr>
                <w:rFonts w:ascii="Arial" w:hAnsi="Arial" w:cs="Arial"/>
                <w:i/>
              </w:rPr>
            </w:pPr>
            <w:r w:rsidRPr="00750E5B">
              <w:rPr>
                <w:rFonts w:ascii="Arial" w:hAnsi="Arial" w:cs="Arial"/>
                <w:i/>
              </w:rPr>
              <w:t>(BA (hons) BArch (</w:t>
            </w:r>
            <w:r w:rsidR="00A66B48">
              <w:rPr>
                <w:rFonts w:ascii="Arial" w:hAnsi="Arial" w:cs="Arial"/>
                <w:i/>
              </w:rPr>
              <w:t>H</w:t>
            </w:r>
            <w:r w:rsidRPr="00750E5B">
              <w:rPr>
                <w:rFonts w:ascii="Arial" w:hAnsi="Arial" w:cs="Arial"/>
                <w:i/>
              </w:rPr>
              <w:t xml:space="preserve">ons) </w:t>
            </w:r>
            <w:proofErr w:type="spellStart"/>
            <w:r w:rsidRPr="00750E5B">
              <w:rPr>
                <w:rFonts w:ascii="Arial" w:hAnsi="Arial" w:cs="Arial"/>
                <w:i/>
              </w:rPr>
              <w:t>DipArch</w:t>
            </w:r>
            <w:proofErr w:type="spellEnd"/>
            <w:r>
              <w:rPr>
                <w:rFonts w:ascii="Arial" w:hAnsi="Arial" w:cs="Arial"/>
                <w:i/>
              </w:rPr>
              <w:t>, RIBA</w:t>
            </w:r>
            <w:r w:rsidRPr="00750E5B">
              <w:rPr>
                <w:rFonts w:ascii="Arial" w:hAnsi="Arial" w:cs="Arial"/>
                <w:i/>
              </w:rPr>
              <w:t>)</w:t>
            </w:r>
          </w:p>
        </w:tc>
      </w:tr>
      <w:tr w:rsidR="0035644E" w:rsidRPr="006B576F" w14:paraId="12A13E3E" w14:textId="77777777" w:rsidTr="00A24DDC">
        <w:tblPrEx>
          <w:tblCellMar>
            <w:top w:w="0" w:type="dxa"/>
            <w:bottom w:w="0" w:type="dxa"/>
          </w:tblCellMar>
        </w:tblPrEx>
        <w:tc>
          <w:tcPr>
            <w:tcW w:w="2070" w:type="dxa"/>
            <w:tcBorders>
              <w:bottom w:val="single" w:sz="4" w:space="0" w:color="auto"/>
            </w:tcBorders>
          </w:tcPr>
          <w:p w14:paraId="209827D3" w14:textId="77777777" w:rsidR="0035644E" w:rsidRPr="006B576F" w:rsidRDefault="0035644E" w:rsidP="00A24DDC">
            <w:pPr>
              <w:spacing w:before="60" w:after="60"/>
              <w:rPr>
                <w:rFonts w:ascii="Arial" w:hAnsi="Arial" w:cs="Arial"/>
              </w:rPr>
            </w:pPr>
          </w:p>
        </w:tc>
        <w:tc>
          <w:tcPr>
            <w:tcW w:w="6570" w:type="dxa"/>
            <w:tcBorders>
              <w:bottom w:val="single" w:sz="4" w:space="0" w:color="auto"/>
            </w:tcBorders>
          </w:tcPr>
          <w:p w14:paraId="083C981B" w14:textId="5B8553F9" w:rsidR="0035644E" w:rsidRPr="006B576F" w:rsidRDefault="0035644E" w:rsidP="0035644E">
            <w:pPr>
              <w:numPr>
                <w:ilvl w:val="0"/>
                <w:numId w:val="1"/>
              </w:numPr>
              <w:tabs>
                <w:tab w:val="clear" w:pos="720"/>
              </w:tabs>
              <w:spacing w:before="60" w:after="60"/>
              <w:ind w:left="342"/>
              <w:jc w:val="both"/>
              <w:rPr>
                <w:rFonts w:ascii="Arial" w:hAnsi="Arial" w:cs="Arial"/>
              </w:rPr>
            </w:pPr>
            <w:r>
              <w:rPr>
                <w:rFonts w:ascii="Arial" w:hAnsi="Arial" w:cs="Arial"/>
              </w:rPr>
              <w:t>25</w:t>
            </w:r>
            <w:r w:rsidRPr="006B576F">
              <w:rPr>
                <w:rFonts w:ascii="Arial" w:hAnsi="Arial" w:cs="Arial"/>
              </w:rPr>
              <w:t xml:space="preserve"> Years of design and project administration experience.</w:t>
            </w:r>
          </w:p>
          <w:p w14:paraId="17A3FE1B" w14:textId="77777777" w:rsidR="0035644E" w:rsidRPr="006B576F" w:rsidRDefault="0035644E" w:rsidP="0035644E">
            <w:pPr>
              <w:numPr>
                <w:ilvl w:val="0"/>
                <w:numId w:val="1"/>
              </w:numPr>
              <w:tabs>
                <w:tab w:val="clear" w:pos="720"/>
              </w:tabs>
              <w:spacing w:before="60" w:after="60"/>
              <w:ind w:left="342"/>
              <w:jc w:val="both"/>
              <w:rPr>
                <w:rFonts w:ascii="Arial" w:hAnsi="Arial" w:cs="Arial"/>
              </w:rPr>
            </w:pPr>
            <w:r w:rsidRPr="006B576F">
              <w:rPr>
                <w:rFonts w:ascii="Arial" w:hAnsi="Arial" w:cs="Arial"/>
              </w:rPr>
              <w:t>An Architect with extensive experience in</w:t>
            </w:r>
            <w:r>
              <w:rPr>
                <w:rFonts w:ascii="Arial" w:hAnsi="Arial" w:cs="Arial"/>
              </w:rPr>
              <w:t xml:space="preserve"> </w:t>
            </w:r>
            <w:r w:rsidRPr="006B576F">
              <w:rPr>
                <w:rFonts w:ascii="Arial" w:hAnsi="Arial" w:cs="Arial"/>
              </w:rPr>
              <w:t>interior desi</w:t>
            </w:r>
            <w:smartTag w:uri="urn:schemas-microsoft-com:office:smarttags" w:element="PersonName">
              <w:r w:rsidRPr="006B576F">
                <w:rPr>
                  <w:rFonts w:ascii="Arial" w:hAnsi="Arial" w:cs="Arial"/>
                </w:rPr>
                <w:t>g</w:t>
              </w:r>
            </w:smartTag>
            <w:r w:rsidRPr="006B576F">
              <w:rPr>
                <w:rFonts w:ascii="Arial" w:hAnsi="Arial" w:cs="Arial"/>
              </w:rPr>
              <w:t xml:space="preserve">n. Mike </w:t>
            </w:r>
            <w:r>
              <w:rPr>
                <w:rFonts w:ascii="Arial" w:hAnsi="Arial" w:cs="Arial"/>
              </w:rPr>
              <w:t>has</w:t>
            </w:r>
            <w:r w:rsidRPr="006B576F">
              <w:rPr>
                <w:rFonts w:ascii="Arial" w:hAnsi="Arial" w:cs="Arial"/>
              </w:rPr>
              <w:t xml:space="preserve"> extensive knowled</w:t>
            </w:r>
            <w:smartTag w:uri="urn:schemas-microsoft-com:office:smarttags" w:element="PersonName">
              <w:r w:rsidRPr="006B576F">
                <w:rPr>
                  <w:rFonts w:ascii="Arial" w:hAnsi="Arial" w:cs="Arial"/>
                </w:rPr>
                <w:t>g</w:t>
              </w:r>
            </w:smartTag>
            <w:r w:rsidRPr="006B576F">
              <w:rPr>
                <w:rFonts w:ascii="Arial" w:hAnsi="Arial" w:cs="Arial"/>
              </w:rPr>
              <w:t xml:space="preserve">e </w:t>
            </w:r>
            <w:r>
              <w:rPr>
                <w:rFonts w:ascii="Arial" w:hAnsi="Arial" w:cs="Arial"/>
              </w:rPr>
              <w:t>of the</w:t>
            </w:r>
            <w:r w:rsidRPr="006B576F">
              <w:rPr>
                <w:rFonts w:ascii="Arial" w:hAnsi="Arial" w:cs="Arial"/>
              </w:rPr>
              <w:t xml:space="preserve"> Asia-Pacific re</w:t>
            </w:r>
            <w:smartTag w:uri="urn:schemas-microsoft-com:office:smarttags" w:element="PersonName">
              <w:r w:rsidRPr="006B576F">
                <w:rPr>
                  <w:rFonts w:ascii="Arial" w:hAnsi="Arial" w:cs="Arial"/>
                </w:rPr>
                <w:t>g</w:t>
              </w:r>
            </w:smartTag>
            <w:r w:rsidRPr="006B576F">
              <w:rPr>
                <w:rFonts w:ascii="Arial" w:hAnsi="Arial" w:cs="Arial"/>
              </w:rPr>
              <w:t>ion.</w:t>
            </w:r>
          </w:p>
          <w:p w14:paraId="0958116D" w14:textId="77777777" w:rsidR="0035644E" w:rsidRPr="009A0202" w:rsidRDefault="0035644E" w:rsidP="0035644E">
            <w:pPr>
              <w:numPr>
                <w:ilvl w:val="0"/>
                <w:numId w:val="1"/>
              </w:numPr>
              <w:tabs>
                <w:tab w:val="clear" w:pos="720"/>
              </w:tabs>
              <w:spacing w:before="60" w:after="60"/>
              <w:ind w:left="342"/>
              <w:jc w:val="both"/>
              <w:rPr>
                <w:rFonts w:ascii="Arial" w:hAnsi="Arial" w:cs="Arial"/>
                <w:b/>
              </w:rPr>
            </w:pPr>
            <w:r w:rsidRPr="009A0202">
              <w:rPr>
                <w:rFonts w:ascii="Arial" w:hAnsi="Arial" w:cs="Arial"/>
                <w:b/>
              </w:rPr>
              <w:t>Mike would act as the Project Director overseein</w:t>
            </w:r>
            <w:smartTag w:uri="urn:schemas-microsoft-com:office:smarttags" w:element="PersonName">
              <w:r w:rsidRPr="009A0202">
                <w:rPr>
                  <w:rFonts w:ascii="Arial" w:hAnsi="Arial" w:cs="Arial"/>
                  <w:b/>
                </w:rPr>
                <w:t>g</w:t>
              </w:r>
            </w:smartTag>
            <w:r w:rsidRPr="009A0202">
              <w:rPr>
                <w:rFonts w:ascii="Arial" w:hAnsi="Arial" w:cs="Arial"/>
                <w:b/>
              </w:rPr>
              <w:t xml:space="preserve"> the overall </w:t>
            </w:r>
            <w:smartTag w:uri="urn:schemas-microsoft-com:office:smarttags" w:element="PersonName">
              <w:r w:rsidRPr="009A0202">
                <w:rPr>
                  <w:rFonts w:ascii="Arial" w:hAnsi="Arial" w:cs="Arial"/>
                  <w:b/>
                </w:rPr>
                <w:t>man</w:t>
              </w:r>
            </w:smartTag>
            <w:r w:rsidRPr="009A0202">
              <w:rPr>
                <w:rFonts w:ascii="Arial" w:hAnsi="Arial" w:cs="Arial"/>
                <w:b/>
              </w:rPr>
              <w:t>a</w:t>
            </w:r>
            <w:smartTag w:uri="urn:schemas-microsoft-com:office:smarttags" w:element="PersonName">
              <w:r w:rsidRPr="009A0202">
                <w:rPr>
                  <w:rFonts w:ascii="Arial" w:hAnsi="Arial" w:cs="Arial"/>
                  <w:b/>
                </w:rPr>
                <w:t>g</w:t>
              </w:r>
            </w:smartTag>
            <w:r w:rsidRPr="009A0202">
              <w:rPr>
                <w:rFonts w:ascii="Arial" w:hAnsi="Arial" w:cs="Arial"/>
                <w:b/>
              </w:rPr>
              <w:t xml:space="preserve">ement of the project. He would be </w:t>
            </w:r>
            <w:r>
              <w:rPr>
                <w:rFonts w:ascii="Arial" w:hAnsi="Arial" w:cs="Arial"/>
                <w:b/>
              </w:rPr>
              <w:t xml:space="preserve">the </w:t>
            </w:r>
            <w:r w:rsidRPr="009A0202">
              <w:rPr>
                <w:rFonts w:ascii="Arial" w:hAnsi="Arial" w:cs="Arial"/>
                <w:b/>
              </w:rPr>
              <w:t>pri</w:t>
            </w:r>
            <w:smartTag w:uri="urn:schemas-microsoft-com:office:smarttags" w:element="PersonName">
              <w:r w:rsidRPr="009A0202">
                <w:rPr>
                  <w:rFonts w:ascii="Arial" w:hAnsi="Arial" w:cs="Arial"/>
                  <w:b/>
                </w:rPr>
                <w:t>mar</w:t>
              </w:r>
            </w:smartTag>
            <w:r w:rsidRPr="009A0202">
              <w:rPr>
                <w:rFonts w:ascii="Arial" w:hAnsi="Arial" w:cs="Arial"/>
                <w:b/>
              </w:rPr>
              <w:t xml:space="preserve">y point of contact for </w:t>
            </w:r>
            <w:r>
              <w:rPr>
                <w:rFonts w:ascii="Arial" w:hAnsi="Arial" w:cs="Arial"/>
                <w:b/>
              </w:rPr>
              <w:t>the Client’s</w:t>
            </w:r>
            <w:r w:rsidRPr="009A0202">
              <w:rPr>
                <w:rFonts w:ascii="Arial" w:hAnsi="Arial" w:cs="Arial"/>
                <w:b/>
              </w:rPr>
              <w:t xml:space="preserve"> </w:t>
            </w:r>
            <w:r>
              <w:rPr>
                <w:rFonts w:ascii="Arial" w:hAnsi="Arial" w:cs="Arial"/>
                <w:b/>
              </w:rPr>
              <w:t xml:space="preserve">senior </w:t>
            </w:r>
            <w:smartTag w:uri="urn:schemas-microsoft-com:office:smarttags" w:element="PersonName">
              <w:r>
                <w:rPr>
                  <w:rFonts w:ascii="Arial" w:hAnsi="Arial" w:cs="Arial"/>
                  <w:b/>
                </w:rPr>
                <w:t>man</w:t>
              </w:r>
            </w:smartTag>
            <w:r>
              <w:rPr>
                <w:rFonts w:ascii="Arial" w:hAnsi="Arial" w:cs="Arial"/>
                <w:b/>
              </w:rPr>
              <w:t>a</w:t>
            </w:r>
            <w:smartTag w:uri="urn:schemas-microsoft-com:office:smarttags" w:element="PersonName">
              <w:r>
                <w:rPr>
                  <w:rFonts w:ascii="Arial" w:hAnsi="Arial" w:cs="Arial"/>
                  <w:b/>
                </w:rPr>
                <w:t>g</w:t>
              </w:r>
            </w:smartTag>
            <w:r>
              <w:rPr>
                <w:rFonts w:ascii="Arial" w:hAnsi="Arial" w:cs="Arial"/>
                <w:b/>
              </w:rPr>
              <w:t>ement</w:t>
            </w:r>
            <w:r w:rsidRPr="009A0202">
              <w:rPr>
                <w:rFonts w:ascii="Arial" w:hAnsi="Arial" w:cs="Arial"/>
                <w:b/>
              </w:rPr>
              <w:t xml:space="preserve">. </w:t>
            </w:r>
          </w:p>
        </w:tc>
      </w:tr>
    </w:tbl>
    <w:p w14:paraId="4EDD9A7A" w14:textId="77777777" w:rsidR="0035644E" w:rsidRPr="006B576F" w:rsidRDefault="0035644E" w:rsidP="0035644E"/>
    <w:p w14:paraId="267C1EE0" w14:textId="77777777" w:rsidR="0035644E" w:rsidRPr="006B576F" w:rsidRDefault="0035644E" w:rsidP="0035644E"/>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6570"/>
      </w:tblGrid>
      <w:tr w:rsidR="0035644E" w:rsidRPr="006B576F" w14:paraId="67C57566" w14:textId="77777777" w:rsidTr="00A24DDC">
        <w:tblPrEx>
          <w:tblCellMar>
            <w:top w:w="0" w:type="dxa"/>
            <w:bottom w:w="0" w:type="dxa"/>
          </w:tblCellMar>
        </w:tblPrEx>
        <w:tc>
          <w:tcPr>
            <w:tcW w:w="2070" w:type="dxa"/>
            <w:tcBorders>
              <w:bottom w:val="nil"/>
              <w:right w:val="nil"/>
            </w:tcBorders>
          </w:tcPr>
          <w:p w14:paraId="02B94814" w14:textId="228922B8" w:rsidR="0035644E" w:rsidRPr="006B576F" w:rsidRDefault="0035644E" w:rsidP="00A24DDC">
            <w:pPr>
              <w:spacing w:before="60" w:after="60"/>
              <w:rPr>
                <w:rFonts w:ascii="Arial" w:hAnsi="Arial" w:cs="Arial"/>
                <w:b/>
              </w:rPr>
            </w:pPr>
            <w:r>
              <w:rPr>
                <w:rFonts w:ascii="Arial" w:hAnsi="Arial" w:cs="Arial"/>
                <w:b/>
              </w:rPr>
              <w:t>Ceci Yuen</w:t>
            </w:r>
          </w:p>
        </w:tc>
        <w:tc>
          <w:tcPr>
            <w:tcW w:w="6570" w:type="dxa"/>
            <w:tcBorders>
              <w:left w:val="nil"/>
              <w:bottom w:val="nil"/>
            </w:tcBorders>
          </w:tcPr>
          <w:p w14:paraId="190ECC6F" w14:textId="3AE8E4BC" w:rsidR="0035644E" w:rsidRPr="00750E5B" w:rsidRDefault="0035644E" w:rsidP="00A24DDC">
            <w:pPr>
              <w:pStyle w:val="Header"/>
              <w:tabs>
                <w:tab w:val="clear" w:pos="4320"/>
                <w:tab w:val="clear" w:pos="8640"/>
                <w:tab w:val="left" w:pos="342"/>
              </w:tabs>
              <w:spacing w:before="60" w:after="60"/>
              <w:rPr>
                <w:rFonts w:ascii="Arial" w:hAnsi="Arial" w:cs="Arial"/>
                <w:b/>
              </w:rPr>
            </w:pPr>
            <w:r>
              <w:rPr>
                <w:rFonts w:ascii="Arial" w:hAnsi="Arial" w:cs="Arial"/>
                <w:b/>
              </w:rPr>
              <w:t>Senior Interior Designer</w:t>
            </w:r>
          </w:p>
        </w:tc>
      </w:tr>
      <w:tr w:rsidR="0035644E" w:rsidRPr="006B576F" w14:paraId="62A7A2C5" w14:textId="77777777" w:rsidTr="00A24DDC">
        <w:tblPrEx>
          <w:tblCellMar>
            <w:top w:w="0" w:type="dxa"/>
            <w:bottom w:w="0" w:type="dxa"/>
          </w:tblCellMar>
        </w:tblPrEx>
        <w:tc>
          <w:tcPr>
            <w:tcW w:w="2070" w:type="dxa"/>
            <w:tcBorders>
              <w:top w:val="nil"/>
              <w:right w:val="nil"/>
            </w:tcBorders>
          </w:tcPr>
          <w:p w14:paraId="1D35A7F1" w14:textId="77777777" w:rsidR="0035644E" w:rsidRPr="006B576F" w:rsidRDefault="0035644E" w:rsidP="00A24DDC">
            <w:pPr>
              <w:spacing w:before="60" w:after="60"/>
              <w:rPr>
                <w:rFonts w:ascii="Arial" w:hAnsi="Arial" w:cs="Arial"/>
              </w:rPr>
            </w:pPr>
          </w:p>
        </w:tc>
        <w:tc>
          <w:tcPr>
            <w:tcW w:w="6570" w:type="dxa"/>
            <w:tcBorders>
              <w:top w:val="nil"/>
              <w:left w:val="nil"/>
            </w:tcBorders>
          </w:tcPr>
          <w:p w14:paraId="2E7892E2" w14:textId="30256A70" w:rsidR="0035644E" w:rsidRPr="00A66B48" w:rsidRDefault="0035644E" w:rsidP="00A24DDC">
            <w:pPr>
              <w:tabs>
                <w:tab w:val="left" w:pos="342"/>
              </w:tabs>
              <w:spacing w:before="60" w:after="60"/>
              <w:ind w:left="432" w:hanging="432"/>
              <w:rPr>
                <w:rFonts w:ascii="Arial" w:hAnsi="Arial" w:cs="Arial"/>
                <w:i/>
              </w:rPr>
            </w:pPr>
            <w:r w:rsidRPr="00A66B48">
              <w:rPr>
                <w:rFonts w:ascii="Arial" w:hAnsi="Arial" w:cs="Arial"/>
                <w:i/>
              </w:rPr>
              <w:t>(</w:t>
            </w:r>
            <w:r w:rsidR="00A66B48" w:rsidRPr="00A66B48">
              <w:rPr>
                <w:rFonts w:ascii="Arial" w:hAnsi="Arial" w:cs="Arial"/>
                <w:i/>
              </w:rPr>
              <w:t>High Dip. B</w:t>
            </w:r>
            <w:r w:rsidR="00A66B48">
              <w:rPr>
                <w:rFonts w:ascii="Arial" w:hAnsi="Arial" w:cs="Arial"/>
                <w:i/>
              </w:rPr>
              <w:t>TEC</w:t>
            </w:r>
            <w:r w:rsidRPr="00A66B48">
              <w:rPr>
                <w:rFonts w:ascii="Arial" w:hAnsi="Arial" w:cs="Arial"/>
                <w:i/>
              </w:rPr>
              <w:t xml:space="preserve"> Interior Design)</w:t>
            </w:r>
          </w:p>
        </w:tc>
      </w:tr>
      <w:tr w:rsidR="0035644E" w:rsidRPr="006B576F" w14:paraId="68458886" w14:textId="77777777" w:rsidTr="00A24DDC">
        <w:tblPrEx>
          <w:tblCellMar>
            <w:top w:w="0" w:type="dxa"/>
            <w:bottom w:w="0" w:type="dxa"/>
          </w:tblCellMar>
        </w:tblPrEx>
        <w:tc>
          <w:tcPr>
            <w:tcW w:w="2070" w:type="dxa"/>
            <w:tcBorders>
              <w:bottom w:val="single" w:sz="4" w:space="0" w:color="auto"/>
            </w:tcBorders>
          </w:tcPr>
          <w:p w14:paraId="541C4205" w14:textId="77777777" w:rsidR="0035644E" w:rsidRPr="006B576F" w:rsidRDefault="0035644E" w:rsidP="00A24DDC">
            <w:pPr>
              <w:spacing w:before="60" w:after="60"/>
              <w:rPr>
                <w:rFonts w:ascii="Arial" w:hAnsi="Arial" w:cs="Arial"/>
              </w:rPr>
            </w:pPr>
          </w:p>
        </w:tc>
        <w:tc>
          <w:tcPr>
            <w:tcW w:w="6570" w:type="dxa"/>
            <w:tcBorders>
              <w:bottom w:val="single" w:sz="4" w:space="0" w:color="auto"/>
            </w:tcBorders>
          </w:tcPr>
          <w:p w14:paraId="5B1DAD94" w14:textId="276AF8B3" w:rsidR="0035644E" w:rsidRPr="006B576F" w:rsidRDefault="00A66B48" w:rsidP="0035644E">
            <w:pPr>
              <w:numPr>
                <w:ilvl w:val="0"/>
                <w:numId w:val="3"/>
              </w:numPr>
              <w:tabs>
                <w:tab w:val="clear" w:pos="720"/>
              </w:tabs>
              <w:spacing w:before="60" w:after="60"/>
              <w:ind w:left="342"/>
              <w:jc w:val="both"/>
              <w:rPr>
                <w:rFonts w:ascii="Arial" w:hAnsi="Arial" w:cs="Arial"/>
              </w:rPr>
            </w:pPr>
            <w:r>
              <w:rPr>
                <w:rFonts w:ascii="Arial" w:hAnsi="Arial" w:cs="Arial"/>
              </w:rPr>
              <w:t>20</w:t>
            </w:r>
            <w:r w:rsidR="0035644E" w:rsidRPr="006B576F">
              <w:rPr>
                <w:rFonts w:ascii="Arial" w:hAnsi="Arial" w:cs="Arial"/>
              </w:rPr>
              <w:t xml:space="preserve"> </w:t>
            </w:r>
            <w:r w:rsidR="001168AF">
              <w:rPr>
                <w:rFonts w:ascii="Arial" w:hAnsi="Arial" w:cs="Arial"/>
              </w:rPr>
              <w:t>y</w:t>
            </w:r>
            <w:r w:rsidR="0035644E" w:rsidRPr="006B576F">
              <w:rPr>
                <w:rFonts w:ascii="Arial" w:hAnsi="Arial" w:cs="Arial"/>
              </w:rPr>
              <w:t>ears of design experience.</w:t>
            </w:r>
          </w:p>
          <w:p w14:paraId="1C98F8F5" w14:textId="5E093409" w:rsidR="0035644E" w:rsidRPr="006B576F" w:rsidRDefault="0035644E" w:rsidP="0035644E">
            <w:pPr>
              <w:numPr>
                <w:ilvl w:val="0"/>
                <w:numId w:val="3"/>
              </w:numPr>
              <w:tabs>
                <w:tab w:val="clear" w:pos="720"/>
              </w:tabs>
              <w:spacing w:before="60" w:after="60"/>
              <w:ind w:left="342"/>
              <w:jc w:val="both"/>
              <w:rPr>
                <w:rFonts w:ascii="Arial" w:hAnsi="Arial" w:cs="Arial"/>
              </w:rPr>
            </w:pPr>
            <w:r w:rsidRPr="006B576F">
              <w:rPr>
                <w:rFonts w:ascii="Arial" w:hAnsi="Arial" w:cs="Arial"/>
              </w:rPr>
              <w:t>A Senior Interior Design</w:t>
            </w:r>
            <w:r>
              <w:rPr>
                <w:rFonts w:ascii="Arial" w:hAnsi="Arial" w:cs="Arial"/>
              </w:rPr>
              <w:t>er</w:t>
            </w:r>
            <w:r w:rsidRPr="006B576F">
              <w:rPr>
                <w:rFonts w:ascii="Arial" w:hAnsi="Arial" w:cs="Arial"/>
              </w:rPr>
              <w:t xml:space="preserve"> </w:t>
            </w:r>
            <w:r w:rsidR="001168AF">
              <w:rPr>
                <w:rFonts w:ascii="Arial" w:hAnsi="Arial" w:cs="Arial"/>
              </w:rPr>
              <w:t>with</w:t>
            </w:r>
            <w:r w:rsidRPr="006B576F">
              <w:rPr>
                <w:rFonts w:ascii="Arial" w:hAnsi="Arial" w:cs="Arial"/>
              </w:rPr>
              <w:t xml:space="preserve"> extensive experience in </w:t>
            </w:r>
            <w:r w:rsidR="001168AF">
              <w:rPr>
                <w:rFonts w:ascii="Arial" w:hAnsi="Arial" w:cs="Arial"/>
              </w:rPr>
              <w:t>education</w:t>
            </w:r>
            <w:r>
              <w:rPr>
                <w:rFonts w:ascii="Arial" w:hAnsi="Arial" w:cs="Arial"/>
              </w:rPr>
              <w:t xml:space="preserve"> and entertainment design, </w:t>
            </w:r>
            <w:proofErr w:type="gramStart"/>
            <w:r>
              <w:rPr>
                <w:rFonts w:ascii="Arial" w:hAnsi="Arial" w:cs="Arial"/>
              </w:rPr>
              <w:t>documentation</w:t>
            </w:r>
            <w:proofErr w:type="gramEnd"/>
            <w:r>
              <w:rPr>
                <w:rFonts w:ascii="Arial" w:hAnsi="Arial" w:cs="Arial"/>
              </w:rPr>
              <w:t xml:space="preserve"> and </w:t>
            </w:r>
            <w:r w:rsidRPr="006B576F">
              <w:rPr>
                <w:rFonts w:ascii="Arial" w:hAnsi="Arial" w:cs="Arial"/>
              </w:rPr>
              <w:t>site supervision.</w:t>
            </w:r>
          </w:p>
          <w:p w14:paraId="3393A1F3" w14:textId="138D7447" w:rsidR="0035644E" w:rsidRDefault="0035644E" w:rsidP="0035644E">
            <w:pPr>
              <w:numPr>
                <w:ilvl w:val="0"/>
                <w:numId w:val="3"/>
              </w:numPr>
              <w:tabs>
                <w:tab w:val="clear" w:pos="720"/>
              </w:tabs>
              <w:spacing w:before="60" w:after="60"/>
              <w:ind w:left="342"/>
              <w:jc w:val="both"/>
              <w:rPr>
                <w:rFonts w:ascii="Arial" w:hAnsi="Arial" w:cs="Arial"/>
              </w:rPr>
            </w:pPr>
            <w:r w:rsidRPr="006B576F">
              <w:rPr>
                <w:rFonts w:ascii="Arial" w:hAnsi="Arial" w:cs="Arial"/>
              </w:rPr>
              <w:t>Completed projects in Hong Kong</w:t>
            </w:r>
            <w:r w:rsidR="001168AF">
              <w:rPr>
                <w:rFonts w:ascii="Arial" w:hAnsi="Arial" w:cs="Arial"/>
              </w:rPr>
              <w:t xml:space="preserve">, </w:t>
            </w:r>
            <w:proofErr w:type="gramStart"/>
            <w:r w:rsidR="001168AF">
              <w:rPr>
                <w:rFonts w:ascii="Arial" w:hAnsi="Arial" w:cs="Arial"/>
              </w:rPr>
              <w:t>Macau</w:t>
            </w:r>
            <w:proofErr w:type="gramEnd"/>
            <w:r w:rsidR="001168AF">
              <w:rPr>
                <w:rFonts w:ascii="Arial" w:hAnsi="Arial" w:cs="Arial"/>
              </w:rPr>
              <w:t xml:space="preserve"> and China</w:t>
            </w:r>
            <w:r w:rsidRPr="006B576F">
              <w:rPr>
                <w:rFonts w:ascii="Arial" w:hAnsi="Arial" w:cs="Arial"/>
              </w:rPr>
              <w:t>.</w:t>
            </w:r>
          </w:p>
          <w:p w14:paraId="41B8C40A" w14:textId="071A40B5" w:rsidR="0035644E" w:rsidRPr="009A0202" w:rsidRDefault="001168AF" w:rsidP="0035644E">
            <w:pPr>
              <w:numPr>
                <w:ilvl w:val="0"/>
                <w:numId w:val="3"/>
              </w:numPr>
              <w:tabs>
                <w:tab w:val="clear" w:pos="720"/>
              </w:tabs>
              <w:spacing w:before="60" w:after="60"/>
              <w:ind w:left="342"/>
              <w:jc w:val="both"/>
              <w:rPr>
                <w:rFonts w:ascii="Arial" w:hAnsi="Arial" w:cs="Arial"/>
                <w:b/>
              </w:rPr>
            </w:pPr>
            <w:r>
              <w:rPr>
                <w:rFonts w:ascii="Arial" w:hAnsi="Arial" w:cs="Arial"/>
                <w:b/>
              </w:rPr>
              <w:t xml:space="preserve">Ceci </w:t>
            </w:r>
            <w:r w:rsidR="0035644E" w:rsidRPr="009A0202">
              <w:rPr>
                <w:rFonts w:ascii="Arial" w:hAnsi="Arial" w:cs="Arial"/>
                <w:b/>
              </w:rPr>
              <w:t>will be resp</w:t>
            </w:r>
            <w:r w:rsidR="0035644E">
              <w:rPr>
                <w:rFonts w:ascii="Arial" w:hAnsi="Arial" w:cs="Arial"/>
                <w:b/>
              </w:rPr>
              <w:t>onsible for desi</w:t>
            </w:r>
            <w:smartTag w:uri="urn:schemas-microsoft-com:office:smarttags" w:element="PersonName">
              <w:r w:rsidR="0035644E">
                <w:rPr>
                  <w:rFonts w:ascii="Arial" w:hAnsi="Arial" w:cs="Arial"/>
                  <w:b/>
                </w:rPr>
                <w:t>g</w:t>
              </w:r>
            </w:smartTag>
            <w:r w:rsidR="0035644E">
              <w:rPr>
                <w:rFonts w:ascii="Arial" w:hAnsi="Arial" w:cs="Arial"/>
                <w:b/>
              </w:rPr>
              <w:t xml:space="preserve">n supervision, </w:t>
            </w:r>
            <w:r w:rsidR="0035644E" w:rsidRPr="009A0202">
              <w:rPr>
                <w:rFonts w:ascii="Arial" w:hAnsi="Arial" w:cs="Arial"/>
                <w:b/>
              </w:rPr>
              <w:t>team co</w:t>
            </w:r>
            <w:r>
              <w:rPr>
                <w:rFonts w:ascii="Arial" w:hAnsi="Arial" w:cs="Arial"/>
                <w:b/>
              </w:rPr>
              <w:t>-</w:t>
            </w:r>
            <w:r w:rsidR="0035644E" w:rsidRPr="009A0202">
              <w:rPr>
                <w:rFonts w:ascii="Arial" w:hAnsi="Arial" w:cs="Arial"/>
                <w:b/>
              </w:rPr>
              <w:t>ordination</w:t>
            </w:r>
            <w:r w:rsidR="0035644E">
              <w:rPr>
                <w:rFonts w:ascii="Arial" w:hAnsi="Arial" w:cs="Arial"/>
                <w:b/>
              </w:rPr>
              <w:t xml:space="preserve"> and the </w:t>
            </w:r>
            <w:r w:rsidR="001266D7">
              <w:rPr>
                <w:rFonts w:ascii="Arial" w:hAnsi="Arial" w:cs="Arial"/>
                <w:b/>
              </w:rPr>
              <w:t>Consultant and Contractor lia</w:t>
            </w:r>
            <w:r w:rsidR="00DD71E7">
              <w:rPr>
                <w:rFonts w:ascii="Arial" w:hAnsi="Arial" w:cs="Arial"/>
                <w:b/>
              </w:rPr>
              <w:t>i</w:t>
            </w:r>
            <w:r w:rsidR="001266D7">
              <w:rPr>
                <w:rFonts w:ascii="Arial" w:hAnsi="Arial" w:cs="Arial"/>
                <w:b/>
              </w:rPr>
              <w:t>son</w:t>
            </w:r>
            <w:r w:rsidR="0035644E" w:rsidRPr="009A0202">
              <w:rPr>
                <w:rFonts w:ascii="Arial" w:hAnsi="Arial" w:cs="Arial"/>
                <w:b/>
              </w:rPr>
              <w:t>.</w:t>
            </w:r>
          </w:p>
        </w:tc>
      </w:tr>
    </w:tbl>
    <w:p w14:paraId="4E93752A" w14:textId="77777777" w:rsidR="0035644E" w:rsidRDefault="0035644E" w:rsidP="0035644E">
      <w:pPr>
        <w:pStyle w:val="Header"/>
        <w:tabs>
          <w:tab w:val="clear" w:pos="4320"/>
          <w:tab w:val="clear" w:pos="8640"/>
        </w:tabs>
        <w:rPr>
          <w:rFonts w:ascii="Arial" w:hAnsi="Arial" w:cs="Arial"/>
          <w:bCs/>
        </w:rPr>
      </w:pPr>
    </w:p>
    <w:p w14:paraId="0A02A919" w14:textId="77777777" w:rsidR="0035644E" w:rsidRDefault="0035644E" w:rsidP="0035644E">
      <w:pPr>
        <w:pStyle w:val="Header"/>
        <w:tabs>
          <w:tab w:val="clear" w:pos="4320"/>
          <w:tab w:val="clear" w:pos="8640"/>
        </w:tabs>
        <w:rPr>
          <w:rFonts w:ascii="Arial" w:hAnsi="Arial" w:cs="Arial"/>
          <w:bCs/>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6570"/>
      </w:tblGrid>
      <w:tr w:rsidR="0035644E" w:rsidRPr="00750E5B" w14:paraId="30858A33" w14:textId="77777777" w:rsidTr="00A24DDC">
        <w:tblPrEx>
          <w:tblCellMar>
            <w:top w:w="0" w:type="dxa"/>
            <w:bottom w:w="0" w:type="dxa"/>
          </w:tblCellMar>
        </w:tblPrEx>
        <w:tc>
          <w:tcPr>
            <w:tcW w:w="2070" w:type="dxa"/>
            <w:tcBorders>
              <w:bottom w:val="nil"/>
              <w:right w:val="nil"/>
            </w:tcBorders>
          </w:tcPr>
          <w:p w14:paraId="231DD995" w14:textId="712B6932" w:rsidR="0035644E" w:rsidRPr="006B576F" w:rsidRDefault="001168AF" w:rsidP="00A24DDC">
            <w:pPr>
              <w:spacing w:before="60" w:after="60"/>
              <w:rPr>
                <w:rFonts w:ascii="Arial" w:hAnsi="Arial" w:cs="Arial"/>
                <w:b/>
              </w:rPr>
            </w:pPr>
            <w:r>
              <w:rPr>
                <w:rFonts w:ascii="Arial" w:hAnsi="Arial" w:cs="Arial"/>
                <w:b/>
              </w:rPr>
              <w:t>Connie Wong</w:t>
            </w:r>
          </w:p>
        </w:tc>
        <w:tc>
          <w:tcPr>
            <w:tcW w:w="6570" w:type="dxa"/>
            <w:tcBorders>
              <w:left w:val="nil"/>
              <w:bottom w:val="nil"/>
            </w:tcBorders>
          </w:tcPr>
          <w:p w14:paraId="4B30F721" w14:textId="6E1BE160" w:rsidR="0035644E" w:rsidRPr="00750E5B" w:rsidRDefault="001168AF" w:rsidP="00A24DDC">
            <w:pPr>
              <w:pStyle w:val="Header"/>
              <w:tabs>
                <w:tab w:val="clear" w:pos="4320"/>
                <w:tab w:val="clear" w:pos="8640"/>
                <w:tab w:val="left" w:pos="342"/>
              </w:tabs>
              <w:spacing w:before="60" w:after="60"/>
              <w:rPr>
                <w:rFonts w:ascii="Arial" w:hAnsi="Arial" w:cs="Arial"/>
                <w:b/>
              </w:rPr>
            </w:pPr>
            <w:r>
              <w:rPr>
                <w:rFonts w:ascii="Arial" w:hAnsi="Arial" w:cs="Arial"/>
                <w:b/>
              </w:rPr>
              <w:t>Architectural Assistant</w:t>
            </w:r>
          </w:p>
        </w:tc>
      </w:tr>
      <w:tr w:rsidR="0035644E" w:rsidRPr="00750E5B" w14:paraId="3F4496DE" w14:textId="77777777" w:rsidTr="00A24DDC">
        <w:tblPrEx>
          <w:tblCellMar>
            <w:top w:w="0" w:type="dxa"/>
            <w:bottom w:w="0" w:type="dxa"/>
          </w:tblCellMar>
        </w:tblPrEx>
        <w:tc>
          <w:tcPr>
            <w:tcW w:w="2070" w:type="dxa"/>
            <w:tcBorders>
              <w:top w:val="nil"/>
              <w:right w:val="nil"/>
            </w:tcBorders>
          </w:tcPr>
          <w:p w14:paraId="0E139EDF" w14:textId="77777777" w:rsidR="0035644E" w:rsidRPr="006B576F" w:rsidRDefault="0035644E" w:rsidP="00A24DDC">
            <w:pPr>
              <w:spacing w:before="60" w:after="60"/>
              <w:rPr>
                <w:rFonts w:ascii="Arial" w:hAnsi="Arial" w:cs="Arial"/>
              </w:rPr>
            </w:pPr>
          </w:p>
        </w:tc>
        <w:tc>
          <w:tcPr>
            <w:tcW w:w="6570" w:type="dxa"/>
            <w:tcBorders>
              <w:top w:val="nil"/>
              <w:left w:val="nil"/>
            </w:tcBorders>
          </w:tcPr>
          <w:p w14:paraId="21C28A69" w14:textId="4490A243" w:rsidR="0035644E" w:rsidRPr="00750E5B" w:rsidRDefault="0035644E" w:rsidP="00A24DDC">
            <w:pPr>
              <w:tabs>
                <w:tab w:val="left" w:pos="342"/>
              </w:tabs>
              <w:spacing w:before="60" w:after="60"/>
              <w:ind w:left="432" w:hanging="432"/>
              <w:rPr>
                <w:rFonts w:ascii="Arial" w:hAnsi="Arial" w:cs="Arial"/>
                <w:i/>
              </w:rPr>
            </w:pPr>
            <w:r w:rsidRPr="00A66B48">
              <w:rPr>
                <w:rFonts w:ascii="Arial" w:hAnsi="Arial" w:cs="Arial"/>
                <w:i/>
              </w:rPr>
              <w:t>(</w:t>
            </w:r>
            <w:proofErr w:type="spellStart"/>
            <w:r w:rsidRPr="00A66B48">
              <w:rPr>
                <w:rFonts w:ascii="Arial" w:hAnsi="Arial" w:cs="Arial"/>
                <w:i/>
              </w:rPr>
              <w:t>BA</w:t>
            </w:r>
            <w:r w:rsidR="00A66B48" w:rsidRPr="00A66B48">
              <w:rPr>
                <w:rFonts w:ascii="Arial" w:hAnsi="Arial" w:cs="Arial"/>
                <w:i/>
              </w:rPr>
              <w:t>rchSt</w:t>
            </w:r>
            <w:proofErr w:type="spellEnd"/>
            <w:r w:rsidR="00A66B48" w:rsidRPr="00A66B48">
              <w:rPr>
                <w:rFonts w:ascii="Arial" w:hAnsi="Arial" w:cs="Arial"/>
                <w:i/>
              </w:rPr>
              <w:t xml:space="preserve">. </w:t>
            </w:r>
            <w:proofErr w:type="spellStart"/>
            <w:r w:rsidR="00A66B48" w:rsidRPr="00A66B48">
              <w:rPr>
                <w:rFonts w:ascii="Arial" w:hAnsi="Arial" w:cs="Arial"/>
                <w:i/>
              </w:rPr>
              <w:t>MArch</w:t>
            </w:r>
            <w:proofErr w:type="spellEnd"/>
            <w:r w:rsidR="00A66B48" w:rsidRPr="00A66B48">
              <w:rPr>
                <w:rFonts w:ascii="Arial" w:hAnsi="Arial" w:cs="Arial"/>
                <w:i/>
              </w:rPr>
              <w:t>)</w:t>
            </w:r>
            <w:r w:rsidRPr="00A66B48">
              <w:rPr>
                <w:rFonts w:ascii="Arial" w:hAnsi="Arial" w:cs="Arial"/>
                <w:i/>
              </w:rPr>
              <w:t xml:space="preserve"> </w:t>
            </w:r>
          </w:p>
        </w:tc>
      </w:tr>
      <w:tr w:rsidR="0035644E" w:rsidRPr="009A0202" w14:paraId="131DFB97" w14:textId="77777777" w:rsidTr="00A24DDC">
        <w:tblPrEx>
          <w:tblCellMar>
            <w:top w:w="0" w:type="dxa"/>
            <w:bottom w:w="0" w:type="dxa"/>
          </w:tblCellMar>
        </w:tblPrEx>
        <w:tc>
          <w:tcPr>
            <w:tcW w:w="2070" w:type="dxa"/>
            <w:tcBorders>
              <w:bottom w:val="single" w:sz="4" w:space="0" w:color="auto"/>
            </w:tcBorders>
          </w:tcPr>
          <w:p w14:paraId="455C8961" w14:textId="77777777" w:rsidR="0035644E" w:rsidRPr="006B576F" w:rsidRDefault="0035644E" w:rsidP="00A24DDC">
            <w:pPr>
              <w:spacing w:before="60" w:after="60"/>
              <w:rPr>
                <w:rFonts w:ascii="Arial" w:hAnsi="Arial" w:cs="Arial"/>
              </w:rPr>
            </w:pPr>
          </w:p>
        </w:tc>
        <w:tc>
          <w:tcPr>
            <w:tcW w:w="6570" w:type="dxa"/>
            <w:tcBorders>
              <w:bottom w:val="single" w:sz="4" w:space="0" w:color="auto"/>
            </w:tcBorders>
          </w:tcPr>
          <w:p w14:paraId="0A0F3A10" w14:textId="228456D8" w:rsidR="0035644E" w:rsidRPr="004804D2" w:rsidRDefault="001168AF" w:rsidP="0035644E">
            <w:pPr>
              <w:numPr>
                <w:ilvl w:val="0"/>
                <w:numId w:val="4"/>
              </w:numPr>
              <w:tabs>
                <w:tab w:val="clear" w:pos="720"/>
              </w:tabs>
              <w:spacing w:before="60" w:after="60"/>
              <w:ind w:left="342"/>
              <w:jc w:val="both"/>
              <w:rPr>
                <w:rFonts w:ascii="Arial" w:hAnsi="Arial" w:cs="Arial"/>
              </w:rPr>
            </w:pPr>
            <w:r w:rsidRPr="00AB2337">
              <w:rPr>
                <w:rFonts w:ascii="Arial" w:hAnsi="Arial" w:cs="Arial"/>
              </w:rPr>
              <w:t>12</w:t>
            </w:r>
            <w:r w:rsidR="0035644E" w:rsidRPr="004804D2">
              <w:rPr>
                <w:rFonts w:ascii="Arial" w:hAnsi="Arial" w:cs="Arial"/>
              </w:rPr>
              <w:t xml:space="preserve"> years of </w:t>
            </w:r>
            <w:r w:rsidR="00F56968">
              <w:rPr>
                <w:rFonts w:ascii="Arial" w:hAnsi="Arial" w:cs="Arial"/>
              </w:rPr>
              <w:t xml:space="preserve">architectural and </w:t>
            </w:r>
            <w:r w:rsidR="0035644E" w:rsidRPr="004804D2">
              <w:rPr>
                <w:rFonts w:ascii="Arial" w:hAnsi="Arial" w:cs="Arial"/>
              </w:rPr>
              <w:t>interior design experience.</w:t>
            </w:r>
          </w:p>
          <w:p w14:paraId="053339E7" w14:textId="051A31EC" w:rsidR="0035644E" w:rsidRDefault="0035644E" w:rsidP="0035644E">
            <w:pPr>
              <w:numPr>
                <w:ilvl w:val="0"/>
                <w:numId w:val="4"/>
              </w:numPr>
              <w:tabs>
                <w:tab w:val="clear" w:pos="720"/>
              </w:tabs>
              <w:spacing w:before="60" w:after="60"/>
              <w:ind w:left="342"/>
              <w:jc w:val="both"/>
              <w:rPr>
                <w:rFonts w:ascii="Arial" w:hAnsi="Arial" w:cs="Arial"/>
              </w:rPr>
            </w:pPr>
            <w:r w:rsidRPr="004804D2">
              <w:rPr>
                <w:rFonts w:ascii="Arial" w:hAnsi="Arial" w:cs="Arial"/>
              </w:rPr>
              <w:t>A</w:t>
            </w:r>
            <w:r w:rsidR="00A66B48">
              <w:rPr>
                <w:rFonts w:ascii="Arial" w:hAnsi="Arial" w:cs="Arial"/>
              </w:rPr>
              <w:t xml:space="preserve"> Part 2 and M. Arch </w:t>
            </w:r>
            <w:r w:rsidR="00F56968">
              <w:rPr>
                <w:rFonts w:ascii="Arial" w:hAnsi="Arial" w:cs="Arial"/>
              </w:rPr>
              <w:t>Architectural Assistant</w:t>
            </w:r>
            <w:r w:rsidRPr="004804D2">
              <w:rPr>
                <w:rFonts w:ascii="Arial" w:hAnsi="Arial" w:cs="Arial"/>
              </w:rPr>
              <w:t xml:space="preserve"> with strong </w:t>
            </w:r>
            <w:r w:rsidR="00F56968">
              <w:rPr>
                <w:rFonts w:ascii="Arial" w:hAnsi="Arial" w:cs="Arial"/>
              </w:rPr>
              <w:t>technical</w:t>
            </w:r>
            <w:r>
              <w:rPr>
                <w:rFonts w:ascii="Arial" w:hAnsi="Arial" w:cs="Arial"/>
              </w:rPr>
              <w:t xml:space="preserve"> and documentation </w:t>
            </w:r>
            <w:r w:rsidRPr="004804D2">
              <w:rPr>
                <w:rFonts w:ascii="Arial" w:hAnsi="Arial" w:cs="Arial"/>
              </w:rPr>
              <w:t xml:space="preserve">skills </w:t>
            </w:r>
            <w:r w:rsidR="00A66B48">
              <w:rPr>
                <w:rFonts w:ascii="Arial" w:hAnsi="Arial" w:cs="Arial"/>
              </w:rPr>
              <w:t>and local regulations.</w:t>
            </w:r>
          </w:p>
          <w:p w14:paraId="19410E57" w14:textId="5E09D761" w:rsidR="0035644E" w:rsidRPr="004804D2" w:rsidRDefault="0035644E" w:rsidP="0035644E">
            <w:pPr>
              <w:numPr>
                <w:ilvl w:val="0"/>
                <w:numId w:val="4"/>
              </w:numPr>
              <w:tabs>
                <w:tab w:val="clear" w:pos="720"/>
              </w:tabs>
              <w:spacing w:before="60" w:after="60"/>
              <w:ind w:left="342"/>
              <w:jc w:val="both"/>
              <w:rPr>
                <w:rFonts w:ascii="Arial" w:hAnsi="Arial" w:cs="Arial"/>
              </w:rPr>
            </w:pPr>
            <w:r>
              <w:rPr>
                <w:rFonts w:ascii="Arial" w:hAnsi="Arial" w:cs="Arial"/>
              </w:rPr>
              <w:t>Completed projects in Hong Kong</w:t>
            </w:r>
            <w:r w:rsidR="00F56968">
              <w:rPr>
                <w:rFonts w:ascii="Arial" w:hAnsi="Arial" w:cs="Arial"/>
              </w:rPr>
              <w:t xml:space="preserve">, </w:t>
            </w:r>
            <w:proofErr w:type="gramStart"/>
            <w:r w:rsidR="00F56968">
              <w:rPr>
                <w:rFonts w:ascii="Arial" w:hAnsi="Arial" w:cs="Arial"/>
              </w:rPr>
              <w:t>Macau</w:t>
            </w:r>
            <w:proofErr w:type="gramEnd"/>
            <w:r>
              <w:rPr>
                <w:rFonts w:ascii="Arial" w:hAnsi="Arial" w:cs="Arial"/>
              </w:rPr>
              <w:t xml:space="preserve"> and China</w:t>
            </w:r>
            <w:r w:rsidR="00F56968">
              <w:rPr>
                <w:rFonts w:ascii="Arial" w:hAnsi="Arial" w:cs="Arial"/>
              </w:rPr>
              <w:t xml:space="preserve"> as well as the Caribbean.</w:t>
            </w:r>
          </w:p>
          <w:p w14:paraId="6FCFD4A7" w14:textId="112E0C6C" w:rsidR="0035644E" w:rsidRPr="004804D2" w:rsidRDefault="001168AF" w:rsidP="0035644E">
            <w:pPr>
              <w:numPr>
                <w:ilvl w:val="0"/>
                <w:numId w:val="4"/>
              </w:numPr>
              <w:tabs>
                <w:tab w:val="clear" w:pos="720"/>
              </w:tabs>
              <w:spacing w:before="60" w:after="60"/>
              <w:ind w:left="342"/>
              <w:jc w:val="both"/>
              <w:rPr>
                <w:rFonts w:ascii="Arial" w:hAnsi="Arial" w:cs="Arial"/>
                <w:b/>
              </w:rPr>
            </w:pPr>
            <w:r>
              <w:rPr>
                <w:rFonts w:ascii="Arial" w:hAnsi="Arial" w:cs="Arial"/>
                <w:b/>
              </w:rPr>
              <w:t>Connie</w:t>
            </w:r>
            <w:r w:rsidR="0035644E" w:rsidRPr="004804D2">
              <w:rPr>
                <w:rFonts w:ascii="Arial" w:hAnsi="Arial" w:cs="Arial"/>
                <w:b/>
              </w:rPr>
              <w:t xml:space="preserve"> will be </w:t>
            </w:r>
            <w:r w:rsidR="0035644E" w:rsidRPr="009A0202">
              <w:rPr>
                <w:rFonts w:ascii="Arial" w:hAnsi="Arial" w:cs="Arial"/>
                <w:b/>
              </w:rPr>
              <w:t>res</w:t>
            </w:r>
            <w:r w:rsidR="0035644E">
              <w:rPr>
                <w:rFonts w:ascii="Arial" w:hAnsi="Arial" w:cs="Arial"/>
                <w:b/>
              </w:rPr>
              <w:t>ponsible for</w:t>
            </w:r>
            <w:r>
              <w:rPr>
                <w:rFonts w:ascii="Arial" w:hAnsi="Arial" w:cs="Arial"/>
                <w:b/>
              </w:rPr>
              <w:t xml:space="preserve"> </w:t>
            </w:r>
            <w:r w:rsidR="001266D7">
              <w:rPr>
                <w:rFonts w:ascii="Arial" w:hAnsi="Arial" w:cs="Arial"/>
                <w:b/>
              </w:rPr>
              <w:t xml:space="preserve">design packages and </w:t>
            </w:r>
            <w:r>
              <w:rPr>
                <w:rFonts w:ascii="Arial" w:hAnsi="Arial" w:cs="Arial"/>
                <w:b/>
              </w:rPr>
              <w:t xml:space="preserve">technical </w:t>
            </w:r>
            <w:r w:rsidR="0035644E">
              <w:rPr>
                <w:rFonts w:ascii="Arial" w:hAnsi="Arial" w:cs="Arial"/>
                <w:b/>
              </w:rPr>
              <w:t xml:space="preserve">submissions </w:t>
            </w:r>
            <w:r>
              <w:rPr>
                <w:rFonts w:ascii="Arial" w:hAnsi="Arial" w:cs="Arial"/>
                <w:b/>
              </w:rPr>
              <w:t xml:space="preserve">and </w:t>
            </w:r>
            <w:r w:rsidR="001266D7">
              <w:rPr>
                <w:rFonts w:ascii="Arial" w:hAnsi="Arial" w:cs="Arial"/>
                <w:b/>
              </w:rPr>
              <w:t>project administration</w:t>
            </w:r>
            <w:r w:rsidR="0035644E">
              <w:rPr>
                <w:rFonts w:ascii="Arial" w:hAnsi="Arial" w:cs="Arial"/>
                <w:b/>
              </w:rPr>
              <w:t xml:space="preserve">. </w:t>
            </w:r>
          </w:p>
        </w:tc>
      </w:tr>
    </w:tbl>
    <w:p w14:paraId="00497925" w14:textId="77777777" w:rsidR="0035644E" w:rsidRDefault="0035644E" w:rsidP="0035644E">
      <w:pPr>
        <w:pStyle w:val="Header"/>
        <w:tabs>
          <w:tab w:val="clear" w:pos="4320"/>
          <w:tab w:val="clear" w:pos="8640"/>
        </w:tabs>
        <w:rPr>
          <w:rFonts w:ascii="Arial" w:hAnsi="Arial" w:cs="Arial"/>
          <w:bCs/>
        </w:rPr>
      </w:pPr>
    </w:p>
    <w:p w14:paraId="1DB93724" w14:textId="3E5ADBD2" w:rsidR="0035644E" w:rsidRDefault="0035644E" w:rsidP="0035644E">
      <w:pPr>
        <w:ind w:firstLine="720"/>
        <w:jc w:val="both"/>
        <w:rPr>
          <w:rFonts w:ascii="Arial" w:hAnsi="Arial" w:cs="Arial"/>
        </w:rPr>
      </w:pPr>
    </w:p>
    <w:p w14:paraId="3EAFE0E7" w14:textId="7C53E10B" w:rsidR="00DD71E7" w:rsidRDefault="00DD71E7" w:rsidP="0035644E">
      <w:pPr>
        <w:ind w:firstLine="720"/>
        <w:jc w:val="both"/>
        <w:rPr>
          <w:rFonts w:ascii="Arial" w:hAnsi="Arial" w:cs="Arial"/>
        </w:rPr>
      </w:pPr>
    </w:p>
    <w:p w14:paraId="38ED6F1D" w14:textId="77777777" w:rsidR="00DD71E7" w:rsidRDefault="00DD71E7" w:rsidP="0035644E">
      <w:pPr>
        <w:ind w:firstLine="720"/>
        <w:jc w:val="both"/>
        <w:rPr>
          <w:rFonts w:ascii="Arial" w:hAnsi="Arial" w:cs="Arial"/>
        </w:rPr>
      </w:pPr>
    </w:p>
    <w:p w14:paraId="32A02365" w14:textId="77777777" w:rsidR="0035644E" w:rsidRPr="00B673A0" w:rsidRDefault="0035644E" w:rsidP="00B673A0">
      <w:pPr>
        <w:autoSpaceDE w:val="0"/>
        <w:autoSpaceDN w:val="0"/>
        <w:adjustRightInd w:val="0"/>
        <w:ind w:firstLine="720"/>
        <w:rPr>
          <w:rFonts w:ascii="Arial" w:hAnsi="Arial" w:cs="Arial"/>
          <w:b/>
          <w:sz w:val="28"/>
          <w:szCs w:val="28"/>
          <w:lang w:val="en-GB" w:eastAsia="zh-CN"/>
        </w:rPr>
      </w:pPr>
    </w:p>
    <w:p w14:paraId="2632CA2C" w14:textId="7D102068" w:rsidR="00B673A0" w:rsidRPr="001168AF" w:rsidRDefault="00B673A0" w:rsidP="001168AF">
      <w:pPr>
        <w:pStyle w:val="ListParagraph"/>
        <w:numPr>
          <w:ilvl w:val="0"/>
          <w:numId w:val="39"/>
        </w:numPr>
        <w:autoSpaceDE w:val="0"/>
        <w:autoSpaceDN w:val="0"/>
        <w:adjustRightInd w:val="0"/>
        <w:rPr>
          <w:rFonts w:ascii="Arial" w:hAnsi="Arial" w:cs="Arial"/>
          <w:b/>
          <w:sz w:val="28"/>
          <w:szCs w:val="28"/>
          <w:lang w:val="en-GB" w:eastAsia="zh-CN"/>
        </w:rPr>
      </w:pPr>
      <w:r w:rsidRPr="001168AF">
        <w:rPr>
          <w:rFonts w:ascii="Arial" w:hAnsi="Arial" w:cs="Arial"/>
          <w:b/>
          <w:sz w:val="28"/>
          <w:szCs w:val="28"/>
          <w:lang w:val="en-GB" w:eastAsia="zh-CN"/>
        </w:rPr>
        <w:t>Responsibilities and Degree of Involvement of Key Staff</w:t>
      </w:r>
    </w:p>
    <w:p w14:paraId="1C6B58DA" w14:textId="290A2643" w:rsidR="001168AF" w:rsidRDefault="001168AF" w:rsidP="001168AF">
      <w:pPr>
        <w:autoSpaceDE w:val="0"/>
        <w:autoSpaceDN w:val="0"/>
        <w:adjustRightInd w:val="0"/>
        <w:rPr>
          <w:rFonts w:ascii="Arial" w:hAnsi="Arial" w:cs="Arial"/>
          <w:b/>
          <w:sz w:val="28"/>
          <w:szCs w:val="28"/>
          <w:lang w:val="en-GB" w:eastAsia="zh-CN"/>
        </w:rPr>
      </w:pPr>
    </w:p>
    <w:p w14:paraId="4B230B42" w14:textId="77777777" w:rsidR="001C6A25" w:rsidRPr="004D07CA" w:rsidRDefault="001C6A25" w:rsidP="001C6A25">
      <w:pPr>
        <w:jc w:val="both"/>
        <w:rPr>
          <w:rFonts w:ascii="Arial" w:hAnsi="Arial" w:cs="Arial"/>
          <w:b/>
          <w:color w:val="000000" w:themeColor="text1"/>
        </w:rPr>
      </w:pPr>
      <w:r w:rsidRPr="004D0DB9">
        <w:rPr>
          <w:rFonts w:ascii="Arial" w:hAnsi="Arial" w:cs="Arial"/>
          <w:b/>
          <w:color w:val="000000" w:themeColor="text1"/>
        </w:rPr>
        <w:t>Percentage of resources of key personnel of each stage summary</w:t>
      </w:r>
    </w:p>
    <w:p w14:paraId="1A73BD0B" w14:textId="77777777" w:rsidR="001C6A25" w:rsidRPr="004D07CA" w:rsidRDefault="001C6A25" w:rsidP="001C6A25">
      <w:pPr>
        <w:jc w:val="both"/>
        <w:rPr>
          <w:rFonts w:ascii="Arial" w:hAnsi="Arial" w:cs="Arial"/>
          <w:b/>
          <w:color w:val="000000" w:themeColor="text1"/>
        </w:rPr>
      </w:pPr>
    </w:p>
    <w:p w14:paraId="65280F35" w14:textId="77777777" w:rsidR="001C6A25" w:rsidRPr="004D07CA" w:rsidRDefault="001C6A25" w:rsidP="001C6A25">
      <w:pPr>
        <w:jc w:val="both"/>
        <w:rPr>
          <w:rFonts w:ascii="Arial" w:hAnsi="Arial" w:cs="Arial"/>
          <w:b/>
          <w:color w:val="000000" w:themeColor="text1"/>
        </w:rPr>
      </w:pPr>
      <w:r w:rsidRPr="004D0DB9">
        <w:rPr>
          <w:rFonts w:ascii="Arial" w:hAnsi="Arial" w:cs="Arial"/>
          <w:b/>
          <w:color w:val="000000" w:themeColor="text1"/>
        </w:rPr>
        <w:t xml:space="preserve">HEAD Architecture and Design Limited </w:t>
      </w:r>
    </w:p>
    <w:p w14:paraId="4CDC57A5" w14:textId="77777777" w:rsidR="001C6A25" w:rsidRPr="004D07CA" w:rsidRDefault="001C6A25" w:rsidP="001C6A25">
      <w:pPr>
        <w:jc w:val="both"/>
        <w:rPr>
          <w:rFonts w:ascii="Arial" w:hAnsi="Arial" w:cs="Arial"/>
          <w:b/>
          <w:color w:val="000000" w:themeColor="text1"/>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1E0" w:firstRow="1" w:lastRow="1" w:firstColumn="1" w:lastColumn="1" w:noHBand="0" w:noVBand="0"/>
      </w:tblPr>
      <w:tblGrid>
        <w:gridCol w:w="988"/>
        <w:gridCol w:w="1134"/>
        <w:gridCol w:w="992"/>
        <w:gridCol w:w="1276"/>
        <w:gridCol w:w="1417"/>
        <w:gridCol w:w="1418"/>
        <w:gridCol w:w="2409"/>
        <w:tblGridChange w:id="2">
          <w:tblGrid>
            <w:gridCol w:w="988"/>
            <w:gridCol w:w="1134"/>
            <w:gridCol w:w="992"/>
            <w:gridCol w:w="1276"/>
            <w:gridCol w:w="1417"/>
            <w:gridCol w:w="1418"/>
            <w:gridCol w:w="2409"/>
          </w:tblGrid>
        </w:tblGridChange>
      </w:tblGrid>
      <w:tr w:rsidR="004C5773" w:rsidRPr="004D07CA" w14:paraId="0258546F" w14:textId="77777777" w:rsidTr="00AB2337">
        <w:trPr>
          <w:trHeight w:val="699"/>
        </w:trPr>
        <w:tc>
          <w:tcPr>
            <w:tcW w:w="988" w:type="dxa"/>
            <w:tcBorders>
              <w:top w:val="single" w:sz="2" w:space="0" w:color="auto"/>
              <w:bottom w:val="single" w:sz="2" w:space="0" w:color="auto"/>
            </w:tcBorders>
            <w:shd w:val="clear" w:color="auto" w:fill="E6E6E6"/>
          </w:tcPr>
          <w:p w14:paraId="3C1B244B" w14:textId="77DDD6F9" w:rsidR="004C5773" w:rsidRPr="004C5773" w:rsidRDefault="004C5773" w:rsidP="00A24DDC">
            <w:pPr>
              <w:spacing w:before="240"/>
              <w:rPr>
                <w:rFonts w:ascii="Arial" w:hAnsi="Arial" w:cs="Arial"/>
                <w:color w:val="000000" w:themeColor="text1"/>
                <w:sz w:val="20"/>
                <w:szCs w:val="20"/>
              </w:rPr>
            </w:pPr>
            <w:r w:rsidRPr="004C5773">
              <w:rPr>
                <w:rFonts w:ascii="Arial" w:hAnsi="Arial" w:cs="Arial"/>
                <w:color w:val="000000" w:themeColor="text1"/>
                <w:sz w:val="20"/>
                <w:szCs w:val="20"/>
              </w:rPr>
              <w:t xml:space="preserve">Team </w:t>
            </w:r>
            <w:r w:rsidRPr="004C5773">
              <w:rPr>
                <w:rFonts w:ascii="Arial" w:hAnsi="Arial" w:cs="Arial"/>
                <w:color w:val="000000" w:themeColor="text1"/>
                <w:sz w:val="20"/>
                <w:szCs w:val="20"/>
              </w:rPr>
              <w:t>M</w:t>
            </w:r>
            <w:r w:rsidRPr="004C5773">
              <w:rPr>
                <w:rFonts w:ascii="Arial" w:hAnsi="Arial" w:cs="Arial"/>
                <w:color w:val="000000" w:themeColor="text1"/>
                <w:sz w:val="20"/>
                <w:szCs w:val="20"/>
              </w:rPr>
              <w:t>ember</w:t>
            </w:r>
          </w:p>
        </w:tc>
        <w:tc>
          <w:tcPr>
            <w:tcW w:w="1134" w:type="dxa"/>
            <w:tcBorders>
              <w:top w:val="single" w:sz="2" w:space="0" w:color="auto"/>
              <w:bottom w:val="single" w:sz="2" w:space="0" w:color="auto"/>
            </w:tcBorders>
            <w:shd w:val="clear" w:color="auto" w:fill="E6E6E6"/>
          </w:tcPr>
          <w:p w14:paraId="784C126E" w14:textId="77777777" w:rsidR="004C5773" w:rsidRPr="004C5773" w:rsidRDefault="004C5773" w:rsidP="00A24DDC">
            <w:pPr>
              <w:spacing w:before="240"/>
              <w:rPr>
                <w:rFonts w:ascii="Arial" w:hAnsi="Arial" w:cs="Arial"/>
                <w:color w:val="000000" w:themeColor="text1"/>
                <w:sz w:val="20"/>
                <w:szCs w:val="20"/>
              </w:rPr>
            </w:pPr>
            <w:r w:rsidRPr="004C5773">
              <w:rPr>
                <w:rFonts w:ascii="Arial" w:hAnsi="Arial" w:cs="Arial"/>
                <w:color w:val="000000" w:themeColor="text1"/>
                <w:sz w:val="20"/>
                <w:szCs w:val="20"/>
              </w:rPr>
              <w:t>Position</w:t>
            </w:r>
          </w:p>
        </w:tc>
        <w:tc>
          <w:tcPr>
            <w:tcW w:w="992" w:type="dxa"/>
            <w:tcBorders>
              <w:top w:val="single" w:sz="2" w:space="0" w:color="auto"/>
              <w:bottom w:val="single" w:sz="2" w:space="0" w:color="auto"/>
            </w:tcBorders>
            <w:shd w:val="clear" w:color="auto" w:fill="E6E6E6"/>
          </w:tcPr>
          <w:p w14:paraId="196C0737" w14:textId="2459D549" w:rsidR="004C5773" w:rsidRPr="004C5773" w:rsidRDefault="004C5773" w:rsidP="00A24DDC">
            <w:pPr>
              <w:spacing w:before="240"/>
              <w:jc w:val="center"/>
              <w:rPr>
                <w:rFonts w:ascii="Arial" w:hAnsi="Arial" w:cs="Arial"/>
                <w:color w:val="000000" w:themeColor="text1"/>
                <w:sz w:val="20"/>
                <w:szCs w:val="20"/>
              </w:rPr>
            </w:pPr>
            <w:r w:rsidRPr="004C5773">
              <w:rPr>
                <w:rFonts w:ascii="Arial" w:hAnsi="Arial" w:cs="Arial"/>
                <w:color w:val="000000" w:themeColor="text1"/>
                <w:sz w:val="20"/>
                <w:szCs w:val="20"/>
              </w:rPr>
              <w:t>Stages</w:t>
            </w:r>
            <w:ins w:id="3" w:author="Mike" w:date="2016-01-28T16:51:00Z">
              <w:r w:rsidRPr="004C5773">
                <w:rPr>
                  <w:rFonts w:ascii="Arial" w:hAnsi="Arial" w:cs="Arial"/>
                  <w:color w:val="000000" w:themeColor="text1"/>
                  <w:sz w:val="20"/>
                  <w:szCs w:val="20"/>
                </w:rPr>
                <w:t xml:space="preserve"> 1</w:t>
              </w:r>
            </w:ins>
            <w:r w:rsidRPr="004C5773">
              <w:rPr>
                <w:rFonts w:ascii="Arial" w:hAnsi="Arial" w:cs="Arial"/>
                <w:color w:val="000000" w:themeColor="text1"/>
                <w:sz w:val="20"/>
                <w:szCs w:val="20"/>
              </w:rPr>
              <w:t>-2-3</w:t>
            </w:r>
          </w:p>
        </w:tc>
        <w:tc>
          <w:tcPr>
            <w:tcW w:w="1276" w:type="dxa"/>
            <w:tcBorders>
              <w:top w:val="single" w:sz="2" w:space="0" w:color="auto"/>
              <w:bottom w:val="single" w:sz="2" w:space="0" w:color="auto"/>
            </w:tcBorders>
            <w:shd w:val="clear" w:color="auto" w:fill="E6E6E6"/>
          </w:tcPr>
          <w:p w14:paraId="605D8931" w14:textId="5B9747FC" w:rsidR="004C5773" w:rsidRPr="004C5773" w:rsidRDefault="004C5773" w:rsidP="00A24DDC">
            <w:pPr>
              <w:spacing w:before="240"/>
              <w:jc w:val="center"/>
              <w:rPr>
                <w:rFonts w:ascii="Arial" w:hAnsi="Arial" w:cs="Arial"/>
                <w:sz w:val="20"/>
                <w:szCs w:val="20"/>
                <w:rPrChange w:id="4" w:author="Mike" w:date="2016-02-23T11:30:00Z">
                  <w:rPr>
                    <w:rFonts w:ascii="Arial" w:hAnsi="Arial" w:cs="Arial"/>
                    <w:color w:val="000000" w:themeColor="text1"/>
                    <w:sz w:val="16"/>
                    <w:szCs w:val="16"/>
                  </w:rPr>
                </w:rPrChange>
              </w:rPr>
            </w:pPr>
            <w:r w:rsidRPr="004C5773">
              <w:rPr>
                <w:rFonts w:ascii="Arial" w:hAnsi="Arial" w:cs="Arial"/>
                <w:sz w:val="20"/>
                <w:szCs w:val="20"/>
              </w:rPr>
              <w:t>Stage 4 Tender</w:t>
            </w:r>
          </w:p>
        </w:tc>
        <w:tc>
          <w:tcPr>
            <w:tcW w:w="1417" w:type="dxa"/>
            <w:tcBorders>
              <w:top w:val="single" w:sz="2" w:space="0" w:color="auto"/>
              <w:bottom w:val="single" w:sz="2" w:space="0" w:color="auto"/>
            </w:tcBorders>
            <w:shd w:val="clear" w:color="auto" w:fill="E6E6E6"/>
          </w:tcPr>
          <w:p w14:paraId="0EC8ADB3" w14:textId="58C84C29" w:rsidR="004C5773" w:rsidRPr="004C5773" w:rsidRDefault="004C5773" w:rsidP="00A24DDC">
            <w:pPr>
              <w:spacing w:before="240"/>
              <w:ind w:right="29" w:hanging="2"/>
              <w:jc w:val="center"/>
              <w:rPr>
                <w:rFonts w:ascii="Arial" w:hAnsi="Arial" w:cs="Arial"/>
                <w:sz w:val="20"/>
                <w:szCs w:val="20"/>
              </w:rPr>
            </w:pPr>
            <w:r w:rsidRPr="004C5773">
              <w:rPr>
                <w:rFonts w:ascii="Arial" w:hAnsi="Arial" w:cs="Arial"/>
                <w:sz w:val="20"/>
                <w:szCs w:val="20"/>
              </w:rPr>
              <w:t>Stage 5 Construction</w:t>
            </w:r>
          </w:p>
        </w:tc>
        <w:tc>
          <w:tcPr>
            <w:tcW w:w="1418" w:type="dxa"/>
            <w:tcBorders>
              <w:top w:val="single" w:sz="2" w:space="0" w:color="auto"/>
              <w:bottom w:val="single" w:sz="2" w:space="0" w:color="auto"/>
            </w:tcBorders>
            <w:shd w:val="clear" w:color="auto" w:fill="E6E6E6"/>
          </w:tcPr>
          <w:p w14:paraId="7F651030" w14:textId="3AC63307" w:rsidR="004C5773" w:rsidRPr="004C5773" w:rsidRDefault="004C5773" w:rsidP="00A24DDC">
            <w:pPr>
              <w:spacing w:before="240"/>
              <w:ind w:right="29" w:hanging="2"/>
              <w:jc w:val="center"/>
              <w:rPr>
                <w:rFonts w:ascii="Arial" w:hAnsi="Arial" w:cs="Arial"/>
                <w:sz w:val="20"/>
                <w:szCs w:val="20"/>
                <w:rPrChange w:id="5" w:author="Mike" w:date="2016-02-23T11:30:00Z">
                  <w:rPr>
                    <w:rFonts w:ascii="Arial" w:hAnsi="Arial" w:cs="Arial"/>
                    <w:color w:val="000000" w:themeColor="text1"/>
                    <w:sz w:val="16"/>
                    <w:szCs w:val="16"/>
                  </w:rPr>
                </w:rPrChange>
              </w:rPr>
            </w:pPr>
            <w:r w:rsidRPr="004C5773">
              <w:rPr>
                <w:rFonts w:ascii="Arial" w:hAnsi="Arial" w:cs="Arial"/>
                <w:sz w:val="20"/>
                <w:szCs w:val="20"/>
              </w:rPr>
              <w:t>Stage 6 Post Construction</w:t>
            </w:r>
          </w:p>
        </w:tc>
        <w:tc>
          <w:tcPr>
            <w:tcW w:w="2409" w:type="dxa"/>
            <w:tcBorders>
              <w:top w:val="single" w:sz="2" w:space="0" w:color="auto"/>
              <w:bottom w:val="single" w:sz="2" w:space="0" w:color="auto"/>
            </w:tcBorders>
            <w:shd w:val="clear" w:color="auto" w:fill="E6E6E6"/>
          </w:tcPr>
          <w:p w14:paraId="632AF726" w14:textId="77777777" w:rsidR="004C5773" w:rsidRPr="004C5773" w:rsidRDefault="004C5773" w:rsidP="00A24DDC">
            <w:pPr>
              <w:spacing w:before="240"/>
              <w:jc w:val="center"/>
              <w:rPr>
                <w:rFonts w:ascii="Arial" w:hAnsi="Arial" w:cs="Arial"/>
                <w:color w:val="000000" w:themeColor="text1"/>
                <w:sz w:val="20"/>
                <w:szCs w:val="20"/>
              </w:rPr>
            </w:pPr>
            <w:r w:rsidRPr="004C5773">
              <w:rPr>
                <w:rFonts w:ascii="Arial" w:hAnsi="Arial" w:cs="Arial"/>
                <w:color w:val="000000" w:themeColor="text1"/>
                <w:sz w:val="20"/>
                <w:szCs w:val="20"/>
              </w:rPr>
              <w:t>Role</w:t>
            </w:r>
          </w:p>
        </w:tc>
      </w:tr>
      <w:tr w:rsidR="004C5773" w:rsidRPr="004D07CA" w14:paraId="3A36F347" w14:textId="77777777" w:rsidTr="00AB2337">
        <w:trPr>
          <w:trHeight w:val="468"/>
        </w:trPr>
        <w:tc>
          <w:tcPr>
            <w:tcW w:w="988" w:type="dxa"/>
            <w:tcBorders>
              <w:top w:val="single" w:sz="2" w:space="0" w:color="auto"/>
              <w:bottom w:val="single" w:sz="2" w:space="0" w:color="auto"/>
            </w:tcBorders>
            <w:shd w:val="clear" w:color="auto" w:fill="auto"/>
            <w:vAlign w:val="center"/>
          </w:tcPr>
          <w:p w14:paraId="11ABE1D2" w14:textId="77777777" w:rsidR="004C5773" w:rsidRPr="00F56968" w:rsidRDefault="004C5773" w:rsidP="00A24DDC">
            <w:pPr>
              <w:rPr>
                <w:rFonts w:ascii="Arial" w:hAnsi="Arial" w:cs="Arial"/>
                <w:b/>
                <w:bCs/>
                <w:color w:val="000000" w:themeColor="text1"/>
                <w:sz w:val="20"/>
                <w:szCs w:val="20"/>
              </w:rPr>
            </w:pPr>
            <w:r w:rsidRPr="00F56968">
              <w:rPr>
                <w:rFonts w:ascii="Arial" w:hAnsi="Arial" w:cs="Arial"/>
                <w:b/>
                <w:bCs/>
                <w:color w:val="000000" w:themeColor="text1"/>
                <w:sz w:val="20"/>
                <w:szCs w:val="20"/>
              </w:rPr>
              <w:t xml:space="preserve">Mike Atkin </w:t>
            </w:r>
          </w:p>
        </w:tc>
        <w:tc>
          <w:tcPr>
            <w:tcW w:w="1134" w:type="dxa"/>
            <w:tcBorders>
              <w:top w:val="single" w:sz="2" w:space="0" w:color="auto"/>
              <w:bottom w:val="single" w:sz="2" w:space="0" w:color="auto"/>
            </w:tcBorders>
            <w:vAlign w:val="center"/>
          </w:tcPr>
          <w:p w14:paraId="0A02F150" w14:textId="77777777" w:rsidR="004C5773" w:rsidRPr="004C5773" w:rsidRDefault="004C5773" w:rsidP="00A24DDC">
            <w:pPr>
              <w:ind w:left="720" w:right="29" w:hanging="720"/>
              <w:jc w:val="center"/>
              <w:rPr>
                <w:ins w:id="6" w:author="Mike" w:date="2016-01-28T16:41:00Z"/>
                <w:rFonts w:ascii="Arial" w:hAnsi="Arial" w:cs="Arial"/>
                <w:color w:val="000000" w:themeColor="text1"/>
                <w:sz w:val="20"/>
                <w:szCs w:val="20"/>
              </w:rPr>
              <w:pPrChange w:id="7" w:author="Mike" w:date="2016-02-23T11:34:00Z">
                <w:pPr>
                  <w:ind w:left="720" w:right="29" w:hanging="720"/>
                  <w:jc w:val="both"/>
                </w:pPr>
              </w:pPrChange>
            </w:pPr>
            <w:r w:rsidRPr="004C5773">
              <w:rPr>
                <w:rFonts w:ascii="Arial" w:hAnsi="Arial" w:cs="Arial"/>
                <w:color w:val="000000" w:themeColor="text1"/>
                <w:sz w:val="20"/>
                <w:szCs w:val="20"/>
              </w:rPr>
              <w:t>Project</w:t>
            </w:r>
          </w:p>
          <w:p w14:paraId="2DF04123" w14:textId="77777777" w:rsidR="004C5773" w:rsidRPr="004C5773" w:rsidRDefault="004C5773" w:rsidP="00A24DDC">
            <w:pPr>
              <w:ind w:left="720" w:right="29" w:hanging="720"/>
              <w:jc w:val="center"/>
              <w:rPr>
                <w:rFonts w:ascii="Arial" w:hAnsi="Arial" w:cs="Arial"/>
                <w:color w:val="000000" w:themeColor="text1"/>
                <w:sz w:val="20"/>
                <w:szCs w:val="20"/>
              </w:rPr>
              <w:pPrChange w:id="8" w:author="Mike" w:date="2016-02-23T11:34:00Z">
                <w:pPr>
                  <w:ind w:left="720" w:right="29" w:hanging="720"/>
                  <w:jc w:val="both"/>
                </w:pPr>
              </w:pPrChange>
            </w:pPr>
            <w:r w:rsidRPr="004C5773">
              <w:rPr>
                <w:rFonts w:ascii="Arial" w:hAnsi="Arial" w:cs="Arial"/>
                <w:color w:val="000000" w:themeColor="text1"/>
                <w:sz w:val="20"/>
                <w:szCs w:val="20"/>
              </w:rPr>
              <w:t>Director</w:t>
            </w:r>
          </w:p>
        </w:tc>
        <w:tc>
          <w:tcPr>
            <w:tcW w:w="992" w:type="dxa"/>
            <w:tcBorders>
              <w:top w:val="single" w:sz="2" w:space="0" w:color="auto"/>
              <w:bottom w:val="single" w:sz="2" w:space="0" w:color="auto"/>
            </w:tcBorders>
            <w:vAlign w:val="center"/>
          </w:tcPr>
          <w:p w14:paraId="74FFA298" w14:textId="411D9047" w:rsidR="004C5773" w:rsidRPr="004C5773" w:rsidRDefault="004C5773" w:rsidP="00A24DDC">
            <w:pPr>
              <w:ind w:left="720" w:right="29" w:hanging="720"/>
              <w:jc w:val="center"/>
              <w:rPr>
                <w:rFonts w:ascii="Arial" w:hAnsi="Arial" w:cs="Arial"/>
                <w:color w:val="000000" w:themeColor="text1"/>
                <w:sz w:val="20"/>
                <w:szCs w:val="20"/>
              </w:rPr>
            </w:pPr>
            <w:r w:rsidRPr="004C5773">
              <w:rPr>
                <w:rFonts w:ascii="Arial" w:hAnsi="Arial" w:cs="Arial"/>
                <w:color w:val="000000" w:themeColor="text1"/>
                <w:sz w:val="20"/>
                <w:szCs w:val="20"/>
              </w:rPr>
              <w:t>50</w:t>
            </w:r>
          </w:p>
        </w:tc>
        <w:tc>
          <w:tcPr>
            <w:tcW w:w="1276" w:type="dxa"/>
            <w:tcBorders>
              <w:top w:val="single" w:sz="2" w:space="0" w:color="auto"/>
              <w:bottom w:val="single" w:sz="2" w:space="0" w:color="auto"/>
            </w:tcBorders>
          </w:tcPr>
          <w:p w14:paraId="0E0D9AFB" w14:textId="77777777" w:rsidR="004C5773" w:rsidRPr="004C5773" w:rsidRDefault="004C5773" w:rsidP="00A24DDC">
            <w:pPr>
              <w:ind w:left="720" w:right="29" w:hanging="720"/>
              <w:jc w:val="center"/>
              <w:rPr>
                <w:ins w:id="9" w:author="Mike" w:date="2016-01-28T16:52:00Z"/>
                <w:rFonts w:ascii="Arial" w:hAnsi="Arial" w:cs="Arial"/>
                <w:sz w:val="20"/>
                <w:szCs w:val="20"/>
                <w:rPrChange w:id="10" w:author="Mike" w:date="2016-02-23T11:30:00Z">
                  <w:rPr>
                    <w:ins w:id="11" w:author="Mike" w:date="2016-01-28T16:52:00Z"/>
                    <w:rFonts w:ascii="Arial" w:hAnsi="Arial" w:cs="Arial"/>
                    <w:color w:val="000000" w:themeColor="text1"/>
                  </w:rPr>
                </w:rPrChange>
              </w:rPr>
            </w:pPr>
          </w:p>
          <w:p w14:paraId="703B7909" w14:textId="77777777" w:rsidR="004C5773" w:rsidRPr="004C5773" w:rsidRDefault="004C5773" w:rsidP="00A24DDC">
            <w:pPr>
              <w:ind w:left="720" w:right="29" w:hanging="720"/>
              <w:jc w:val="center"/>
              <w:rPr>
                <w:rFonts w:ascii="Arial" w:hAnsi="Arial" w:cs="Arial"/>
                <w:sz w:val="20"/>
                <w:szCs w:val="20"/>
              </w:rPr>
            </w:pPr>
          </w:p>
          <w:p w14:paraId="5C14266A" w14:textId="77777777" w:rsidR="004C5773" w:rsidRPr="004C5773" w:rsidRDefault="004C5773" w:rsidP="00A24DDC">
            <w:pPr>
              <w:ind w:left="720" w:right="29" w:hanging="720"/>
              <w:jc w:val="center"/>
              <w:rPr>
                <w:rFonts w:ascii="Arial" w:hAnsi="Arial" w:cs="Arial"/>
                <w:sz w:val="20"/>
                <w:szCs w:val="20"/>
              </w:rPr>
            </w:pPr>
          </w:p>
          <w:p w14:paraId="3E6C28D7" w14:textId="77777777" w:rsidR="004C5773" w:rsidRPr="004C5773" w:rsidRDefault="004C5773" w:rsidP="00A24DDC">
            <w:pPr>
              <w:ind w:left="720" w:right="29" w:hanging="720"/>
              <w:jc w:val="center"/>
              <w:rPr>
                <w:rFonts w:ascii="Arial" w:hAnsi="Arial" w:cs="Arial"/>
                <w:sz w:val="20"/>
                <w:szCs w:val="20"/>
              </w:rPr>
            </w:pPr>
          </w:p>
          <w:p w14:paraId="6EA453F1" w14:textId="0C128B06" w:rsidR="004C5773" w:rsidRPr="004C5773" w:rsidRDefault="004C5773" w:rsidP="00A24DDC">
            <w:pPr>
              <w:ind w:left="720" w:right="29" w:hanging="720"/>
              <w:jc w:val="center"/>
              <w:rPr>
                <w:rFonts w:ascii="Arial" w:hAnsi="Arial" w:cs="Arial"/>
                <w:sz w:val="20"/>
                <w:szCs w:val="20"/>
                <w:rPrChange w:id="12" w:author="Mike" w:date="2016-02-23T11:30:00Z">
                  <w:rPr>
                    <w:rFonts w:ascii="Arial" w:hAnsi="Arial" w:cs="Arial"/>
                    <w:color w:val="000000" w:themeColor="text1"/>
                  </w:rPr>
                </w:rPrChange>
              </w:rPr>
            </w:pPr>
            <w:r w:rsidRPr="004C5773">
              <w:rPr>
                <w:rFonts w:ascii="Arial" w:hAnsi="Arial" w:cs="Arial"/>
                <w:sz w:val="20"/>
                <w:szCs w:val="20"/>
              </w:rPr>
              <w:t>4</w:t>
            </w:r>
            <w:ins w:id="13" w:author="Mike" w:date="2016-01-28T16:52:00Z">
              <w:r w:rsidRPr="004C5773">
                <w:rPr>
                  <w:rFonts w:ascii="Arial" w:hAnsi="Arial" w:cs="Arial"/>
                  <w:sz w:val="20"/>
                  <w:szCs w:val="20"/>
                  <w:rPrChange w:id="14" w:author="Mike" w:date="2016-02-23T11:30:00Z">
                    <w:rPr>
                      <w:rFonts w:ascii="Arial" w:hAnsi="Arial" w:cs="Arial"/>
                      <w:color w:val="000000" w:themeColor="text1"/>
                    </w:rPr>
                  </w:rPrChange>
                </w:rPr>
                <w:t>0</w:t>
              </w:r>
            </w:ins>
          </w:p>
        </w:tc>
        <w:tc>
          <w:tcPr>
            <w:tcW w:w="1417" w:type="dxa"/>
            <w:tcBorders>
              <w:top w:val="single" w:sz="2" w:space="0" w:color="auto"/>
              <w:bottom w:val="single" w:sz="2" w:space="0" w:color="auto"/>
            </w:tcBorders>
          </w:tcPr>
          <w:p w14:paraId="3AEB9582" w14:textId="77777777" w:rsidR="004C5773" w:rsidRPr="004C5773" w:rsidRDefault="004C5773" w:rsidP="00A24DDC">
            <w:pPr>
              <w:ind w:left="720" w:right="29" w:hanging="720"/>
              <w:jc w:val="center"/>
              <w:rPr>
                <w:rFonts w:ascii="Arial" w:hAnsi="Arial" w:cs="Arial"/>
                <w:sz w:val="20"/>
                <w:szCs w:val="20"/>
              </w:rPr>
            </w:pPr>
          </w:p>
          <w:p w14:paraId="5FA94929" w14:textId="77777777" w:rsidR="004C5773" w:rsidRPr="004C5773" w:rsidRDefault="004C5773" w:rsidP="00A24DDC">
            <w:pPr>
              <w:ind w:left="720" w:right="29" w:hanging="720"/>
              <w:jc w:val="center"/>
              <w:rPr>
                <w:rFonts w:ascii="Arial" w:hAnsi="Arial" w:cs="Arial"/>
                <w:sz w:val="20"/>
                <w:szCs w:val="20"/>
              </w:rPr>
            </w:pPr>
          </w:p>
          <w:p w14:paraId="5535BF8E" w14:textId="77777777" w:rsidR="004C5773" w:rsidRPr="004C5773" w:rsidRDefault="004C5773" w:rsidP="00A24DDC">
            <w:pPr>
              <w:ind w:left="720" w:right="29" w:hanging="720"/>
              <w:jc w:val="center"/>
              <w:rPr>
                <w:rFonts w:ascii="Arial" w:hAnsi="Arial" w:cs="Arial"/>
                <w:sz w:val="20"/>
                <w:szCs w:val="20"/>
              </w:rPr>
            </w:pPr>
          </w:p>
          <w:p w14:paraId="2136F1E3" w14:textId="77777777" w:rsidR="004C5773" w:rsidRPr="004C5773" w:rsidRDefault="004C5773" w:rsidP="00A24DDC">
            <w:pPr>
              <w:ind w:left="720" w:right="29" w:hanging="720"/>
              <w:jc w:val="center"/>
              <w:rPr>
                <w:rFonts w:ascii="Arial" w:hAnsi="Arial" w:cs="Arial"/>
                <w:sz w:val="20"/>
                <w:szCs w:val="20"/>
              </w:rPr>
            </w:pPr>
          </w:p>
          <w:p w14:paraId="2DDF1B92" w14:textId="0A029C68" w:rsidR="004C5773" w:rsidRPr="004C5773" w:rsidRDefault="004C5773" w:rsidP="00A24DDC">
            <w:pPr>
              <w:ind w:left="720" w:right="29" w:hanging="720"/>
              <w:jc w:val="center"/>
              <w:rPr>
                <w:rFonts w:ascii="Arial" w:hAnsi="Arial" w:cs="Arial"/>
                <w:sz w:val="20"/>
                <w:szCs w:val="20"/>
              </w:rPr>
            </w:pPr>
            <w:r w:rsidRPr="004C5773">
              <w:rPr>
                <w:rFonts w:ascii="Arial" w:hAnsi="Arial" w:cs="Arial"/>
                <w:sz w:val="20"/>
                <w:szCs w:val="20"/>
              </w:rPr>
              <w:t>20</w:t>
            </w:r>
          </w:p>
        </w:tc>
        <w:tc>
          <w:tcPr>
            <w:tcW w:w="1418" w:type="dxa"/>
            <w:tcBorders>
              <w:top w:val="single" w:sz="2" w:space="0" w:color="auto"/>
              <w:bottom w:val="single" w:sz="2" w:space="0" w:color="auto"/>
            </w:tcBorders>
            <w:vAlign w:val="center"/>
          </w:tcPr>
          <w:p w14:paraId="31353B2A" w14:textId="43BC6798" w:rsidR="004C5773" w:rsidRPr="004C5773" w:rsidRDefault="004C5773" w:rsidP="00A24DDC">
            <w:pPr>
              <w:ind w:left="720" w:right="29" w:hanging="720"/>
              <w:jc w:val="center"/>
              <w:rPr>
                <w:rFonts w:ascii="Arial" w:hAnsi="Arial" w:cs="Arial"/>
                <w:sz w:val="20"/>
                <w:szCs w:val="20"/>
                <w:rPrChange w:id="15" w:author="Mike" w:date="2016-02-23T11:30:00Z">
                  <w:rPr>
                    <w:rFonts w:ascii="Arial" w:hAnsi="Arial" w:cs="Arial"/>
                    <w:color w:val="000000" w:themeColor="text1"/>
                  </w:rPr>
                </w:rPrChange>
              </w:rPr>
            </w:pPr>
            <w:ins w:id="16" w:author="Mike" w:date="2016-02-23T11:30:00Z">
              <w:r w:rsidRPr="004C5773">
                <w:rPr>
                  <w:rFonts w:ascii="Arial" w:hAnsi="Arial" w:cs="Arial"/>
                  <w:sz w:val="20"/>
                  <w:szCs w:val="20"/>
                </w:rPr>
                <w:t>1</w:t>
              </w:r>
            </w:ins>
            <w:del w:id="17" w:author="Mike" w:date="2016-02-23T11:30:00Z">
              <w:r w:rsidRPr="004C5773">
                <w:rPr>
                  <w:rFonts w:ascii="Arial" w:hAnsi="Arial" w:cs="Arial"/>
                  <w:sz w:val="20"/>
                  <w:szCs w:val="20"/>
                  <w:rPrChange w:id="18" w:author="Mike" w:date="2016-02-23T11:30:00Z">
                    <w:rPr>
                      <w:rFonts w:ascii="Arial" w:hAnsi="Arial" w:cs="Arial"/>
                      <w:color w:val="000000" w:themeColor="text1"/>
                    </w:rPr>
                  </w:rPrChange>
                </w:rPr>
                <w:delText>2</w:delText>
              </w:r>
            </w:del>
            <w:ins w:id="19" w:author="Mike" w:date="2016-01-28T16:52:00Z">
              <w:r w:rsidRPr="004C5773">
                <w:rPr>
                  <w:rFonts w:ascii="Arial" w:hAnsi="Arial" w:cs="Arial"/>
                  <w:sz w:val="20"/>
                  <w:szCs w:val="20"/>
                  <w:rPrChange w:id="20" w:author="Mike" w:date="2016-02-23T11:30:00Z">
                    <w:rPr>
                      <w:rFonts w:ascii="Arial" w:hAnsi="Arial" w:cs="Arial"/>
                      <w:color w:val="000000" w:themeColor="text1"/>
                    </w:rPr>
                  </w:rPrChange>
                </w:rPr>
                <w:t>0</w:t>
              </w:r>
            </w:ins>
            <w:del w:id="21" w:author="Mike" w:date="2016-01-28T16:52:00Z">
              <w:r w:rsidRPr="004C5773">
                <w:rPr>
                  <w:rFonts w:ascii="Arial" w:hAnsi="Arial" w:cs="Arial"/>
                  <w:sz w:val="20"/>
                  <w:szCs w:val="20"/>
                  <w:rPrChange w:id="22" w:author="Mike" w:date="2016-02-23T11:30:00Z">
                    <w:rPr>
                      <w:rFonts w:ascii="Arial" w:hAnsi="Arial" w:cs="Arial"/>
                      <w:color w:val="000000" w:themeColor="text1"/>
                    </w:rPr>
                  </w:rPrChange>
                </w:rPr>
                <w:delText>5</w:delText>
              </w:r>
            </w:del>
          </w:p>
        </w:tc>
        <w:tc>
          <w:tcPr>
            <w:tcW w:w="2409" w:type="dxa"/>
            <w:tcBorders>
              <w:top w:val="single" w:sz="2" w:space="0" w:color="auto"/>
              <w:bottom w:val="single" w:sz="2" w:space="0" w:color="auto"/>
            </w:tcBorders>
          </w:tcPr>
          <w:p w14:paraId="622B8269" w14:textId="77777777" w:rsidR="004C5773" w:rsidRPr="004C5773" w:rsidRDefault="004C5773" w:rsidP="00A24DDC">
            <w:pPr>
              <w:spacing w:before="120" w:after="120"/>
              <w:rPr>
                <w:rFonts w:ascii="Arial" w:hAnsi="Arial" w:cs="Arial"/>
                <w:color w:val="000000" w:themeColor="text1"/>
                <w:sz w:val="20"/>
                <w:szCs w:val="20"/>
              </w:rPr>
              <w:pPrChange w:id="23" w:author="Mike" w:date="2016-02-23T11:29:00Z">
                <w:pPr>
                  <w:spacing w:before="100" w:beforeAutospacing="1" w:after="120"/>
                  <w:jc w:val="both"/>
                </w:pPr>
              </w:pPrChange>
            </w:pPr>
            <w:r w:rsidRPr="004C5773">
              <w:rPr>
                <w:rFonts w:ascii="Arial" w:hAnsi="Arial" w:cs="Arial"/>
                <w:color w:val="000000" w:themeColor="text1"/>
                <w:sz w:val="20"/>
                <w:szCs w:val="20"/>
              </w:rPr>
              <w:t>Mike would act as the Project Director overseeing the overall management of the project and be the primary point of contact</w:t>
            </w:r>
            <w:ins w:id="24" w:author="Mike" w:date="2016-01-28T16:53:00Z">
              <w:r w:rsidRPr="004C5773">
                <w:rPr>
                  <w:rFonts w:ascii="Arial" w:hAnsi="Arial" w:cs="Arial"/>
                  <w:color w:val="000000" w:themeColor="text1"/>
                  <w:sz w:val="20"/>
                  <w:szCs w:val="20"/>
                </w:rPr>
                <w:t xml:space="preserve"> </w:t>
              </w:r>
            </w:ins>
            <w:r w:rsidRPr="004C5773">
              <w:rPr>
                <w:rFonts w:ascii="Arial" w:hAnsi="Arial" w:cs="Arial"/>
                <w:color w:val="000000" w:themeColor="text1"/>
                <w:sz w:val="20"/>
                <w:szCs w:val="20"/>
              </w:rPr>
              <w:t>for the Client’s senior management.</w:t>
            </w:r>
          </w:p>
        </w:tc>
      </w:tr>
      <w:tr w:rsidR="004C5773" w:rsidRPr="004D07CA" w14:paraId="7627D40D" w14:textId="77777777" w:rsidTr="00AB2337">
        <w:trPr>
          <w:trHeight w:val="468"/>
        </w:trPr>
        <w:tc>
          <w:tcPr>
            <w:tcW w:w="988" w:type="dxa"/>
            <w:tcBorders>
              <w:top w:val="single" w:sz="2" w:space="0" w:color="auto"/>
              <w:bottom w:val="single" w:sz="2" w:space="0" w:color="auto"/>
            </w:tcBorders>
            <w:shd w:val="clear" w:color="auto" w:fill="auto"/>
            <w:vAlign w:val="center"/>
          </w:tcPr>
          <w:p w14:paraId="691FAB4E" w14:textId="69FCCA7C" w:rsidR="004C5773" w:rsidRPr="00F56968" w:rsidRDefault="004C5773" w:rsidP="00A24DDC">
            <w:pPr>
              <w:rPr>
                <w:rFonts w:ascii="Arial" w:hAnsi="Arial" w:cs="Arial"/>
                <w:b/>
                <w:bCs/>
                <w:color w:val="000000" w:themeColor="text1"/>
                <w:sz w:val="20"/>
                <w:szCs w:val="20"/>
              </w:rPr>
            </w:pPr>
            <w:r w:rsidRPr="00F56968">
              <w:rPr>
                <w:rFonts w:ascii="Arial" w:hAnsi="Arial" w:cs="Arial"/>
                <w:b/>
                <w:bCs/>
                <w:color w:val="000000" w:themeColor="text1"/>
                <w:sz w:val="20"/>
                <w:szCs w:val="20"/>
              </w:rPr>
              <w:t>Ceci Yuen</w:t>
            </w:r>
          </w:p>
        </w:tc>
        <w:tc>
          <w:tcPr>
            <w:tcW w:w="1134" w:type="dxa"/>
            <w:tcBorders>
              <w:top w:val="single" w:sz="2" w:space="0" w:color="auto"/>
              <w:bottom w:val="single" w:sz="2" w:space="0" w:color="auto"/>
            </w:tcBorders>
            <w:vAlign w:val="center"/>
          </w:tcPr>
          <w:p w14:paraId="6DD6C415" w14:textId="77777777" w:rsidR="004C5773" w:rsidRPr="004C5773" w:rsidRDefault="004C5773" w:rsidP="00A24DDC">
            <w:pPr>
              <w:jc w:val="center"/>
              <w:rPr>
                <w:rFonts w:ascii="Arial" w:hAnsi="Arial" w:cs="Arial"/>
                <w:color w:val="000000" w:themeColor="text1"/>
                <w:sz w:val="20"/>
                <w:szCs w:val="20"/>
              </w:rPr>
            </w:pPr>
            <w:r w:rsidRPr="004C5773">
              <w:rPr>
                <w:rFonts w:ascii="Arial" w:hAnsi="Arial" w:cs="Arial"/>
                <w:color w:val="000000" w:themeColor="text1"/>
                <w:sz w:val="20"/>
                <w:szCs w:val="20"/>
              </w:rPr>
              <w:t xml:space="preserve">Snr. Interior </w:t>
            </w:r>
          </w:p>
          <w:p w14:paraId="7EFBB83B" w14:textId="60949130" w:rsidR="004C5773" w:rsidRPr="004C5773" w:rsidRDefault="004C5773" w:rsidP="00054A59">
            <w:pPr>
              <w:jc w:val="center"/>
              <w:rPr>
                <w:rFonts w:ascii="Arial" w:hAnsi="Arial" w:cs="Arial"/>
                <w:color w:val="000000" w:themeColor="text1"/>
                <w:sz w:val="20"/>
                <w:szCs w:val="20"/>
              </w:rPr>
            </w:pPr>
            <w:r w:rsidRPr="004C5773">
              <w:rPr>
                <w:rFonts w:ascii="Arial" w:hAnsi="Arial" w:cs="Arial"/>
                <w:color w:val="000000" w:themeColor="text1"/>
                <w:sz w:val="20"/>
                <w:szCs w:val="20"/>
              </w:rPr>
              <w:t>Designer</w:t>
            </w:r>
          </w:p>
        </w:tc>
        <w:tc>
          <w:tcPr>
            <w:tcW w:w="992" w:type="dxa"/>
            <w:tcBorders>
              <w:top w:val="single" w:sz="2" w:space="0" w:color="auto"/>
              <w:bottom w:val="single" w:sz="2" w:space="0" w:color="auto"/>
            </w:tcBorders>
            <w:vAlign w:val="center"/>
          </w:tcPr>
          <w:p w14:paraId="19D7BB07" w14:textId="77777777" w:rsidR="004C5773" w:rsidRPr="004C5773" w:rsidRDefault="004C5773" w:rsidP="004C5773">
            <w:pPr>
              <w:jc w:val="center"/>
              <w:rPr>
                <w:rFonts w:ascii="Arial" w:hAnsi="Arial" w:cs="Arial"/>
                <w:color w:val="000000" w:themeColor="text1"/>
                <w:sz w:val="20"/>
                <w:szCs w:val="20"/>
              </w:rPr>
            </w:pPr>
            <w:ins w:id="25" w:author="Mike" w:date="2016-01-28T16:55:00Z">
              <w:r w:rsidRPr="004C5773">
                <w:rPr>
                  <w:rFonts w:ascii="Arial" w:hAnsi="Arial" w:cs="Arial"/>
                  <w:color w:val="000000" w:themeColor="text1"/>
                  <w:sz w:val="20"/>
                  <w:szCs w:val="20"/>
                </w:rPr>
                <w:t>10</w:t>
              </w:r>
            </w:ins>
            <w:del w:id="26" w:author="Mike" w:date="2016-01-28T16:55:00Z">
              <w:r w:rsidRPr="004C5773" w:rsidDel="00DD5CAD">
                <w:rPr>
                  <w:rFonts w:ascii="Arial" w:hAnsi="Arial" w:cs="Arial"/>
                  <w:color w:val="000000" w:themeColor="text1"/>
                  <w:sz w:val="20"/>
                  <w:szCs w:val="20"/>
                </w:rPr>
                <w:delText>8</w:delText>
              </w:r>
            </w:del>
            <w:r w:rsidRPr="004C5773">
              <w:rPr>
                <w:rFonts w:ascii="Arial" w:hAnsi="Arial" w:cs="Arial"/>
                <w:color w:val="000000" w:themeColor="text1"/>
                <w:sz w:val="20"/>
                <w:szCs w:val="20"/>
              </w:rPr>
              <w:t>0</w:t>
            </w:r>
          </w:p>
        </w:tc>
        <w:tc>
          <w:tcPr>
            <w:tcW w:w="1276" w:type="dxa"/>
            <w:tcBorders>
              <w:top w:val="single" w:sz="2" w:space="0" w:color="auto"/>
              <w:bottom w:val="single" w:sz="2" w:space="0" w:color="auto"/>
            </w:tcBorders>
          </w:tcPr>
          <w:p w14:paraId="60EA3A9D" w14:textId="77777777" w:rsidR="004C5773" w:rsidRPr="004C5773" w:rsidRDefault="004C5773" w:rsidP="004C5773">
            <w:pPr>
              <w:spacing w:before="120"/>
              <w:rPr>
                <w:rFonts w:ascii="Arial" w:hAnsi="Arial" w:cs="Arial"/>
                <w:sz w:val="20"/>
                <w:szCs w:val="20"/>
              </w:rPr>
            </w:pPr>
          </w:p>
          <w:p w14:paraId="0EF1A6CC" w14:textId="77777777" w:rsidR="004C5773" w:rsidRPr="004C5773" w:rsidRDefault="004C5773" w:rsidP="004C5773">
            <w:pPr>
              <w:spacing w:before="120"/>
              <w:jc w:val="center"/>
              <w:rPr>
                <w:rFonts w:ascii="Arial" w:hAnsi="Arial" w:cs="Arial"/>
                <w:sz w:val="20"/>
                <w:szCs w:val="20"/>
              </w:rPr>
            </w:pPr>
          </w:p>
          <w:p w14:paraId="10478A1C" w14:textId="0CA7EDAC" w:rsidR="004C5773" w:rsidRPr="004C5773" w:rsidRDefault="00AB2337" w:rsidP="004C5773">
            <w:pPr>
              <w:spacing w:before="120"/>
              <w:jc w:val="center"/>
              <w:rPr>
                <w:rFonts w:ascii="Arial" w:hAnsi="Arial" w:cs="Arial"/>
                <w:sz w:val="20"/>
                <w:szCs w:val="20"/>
                <w:rPrChange w:id="27" w:author="Mike" w:date="2016-02-23T11:30:00Z">
                  <w:rPr>
                    <w:rFonts w:ascii="Arial" w:hAnsi="Arial" w:cs="Arial"/>
                    <w:color w:val="000000" w:themeColor="text1"/>
                  </w:rPr>
                </w:rPrChange>
              </w:rPr>
              <w:pPrChange w:id="28" w:author="Mike" w:date="2016-02-23T11:30:00Z">
                <w:pPr>
                  <w:jc w:val="center"/>
                </w:pPr>
              </w:pPrChange>
            </w:pPr>
            <w:r>
              <w:rPr>
                <w:rFonts w:ascii="Arial" w:hAnsi="Arial" w:cs="Arial"/>
                <w:sz w:val="20"/>
                <w:szCs w:val="20"/>
              </w:rPr>
              <w:t>60</w:t>
            </w:r>
          </w:p>
        </w:tc>
        <w:tc>
          <w:tcPr>
            <w:tcW w:w="1417" w:type="dxa"/>
            <w:tcBorders>
              <w:top w:val="single" w:sz="2" w:space="0" w:color="auto"/>
              <w:bottom w:val="single" w:sz="2" w:space="0" w:color="auto"/>
            </w:tcBorders>
          </w:tcPr>
          <w:p w14:paraId="002BE191" w14:textId="77777777" w:rsidR="004C5773" w:rsidRPr="004C5773" w:rsidRDefault="004C5773" w:rsidP="00A24DDC">
            <w:pPr>
              <w:jc w:val="center"/>
              <w:rPr>
                <w:rFonts w:ascii="Arial" w:hAnsi="Arial" w:cs="Arial"/>
                <w:sz w:val="20"/>
                <w:szCs w:val="20"/>
              </w:rPr>
            </w:pPr>
          </w:p>
          <w:p w14:paraId="7B5EA2C2" w14:textId="77777777" w:rsidR="004C5773" w:rsidRPr="004C5773" w:rsidRDefault="004C5773" w:rsidP="00A24DDC">
            <w:pPr>
              <w:jc w:val="center"/>
              <w:rPr>
                <w:rFonts w:ascii="Arial" w:hAnsi="Arial" w:cs="Arial"/>
                <w:sz w:val="20"/>
                <w:szCs w:val="20"/>
              </w:rPr>
            </w:pPr>
          </w:p>
          <w:p w14:paraId="4FE60DAF" w14:textId="77777777" w:rsidR="004C5773" w:rsidRPr="004C5773" w:rsidRDefault="004C5773" w:rsidP="00A24DDC">
            <w:pPr>
              <w:jc w:val="center"/>
              <w:rPr>
                <w:rFonts w:ascii="Arial" w:hAnsi="Arial" w:cs="Arial"/>
                <w:sz w:val="20"/>
                <w:szCs w:val="20"/>
              </w:rPr>
            </w:pPr>
          </w:p>
          <w:p w14:paraId="7AFCB704" w14:textId="7896E542" w:rsidR="004C5773" w:rsidRPr="004C5773" w:rsidRDefault="004C5773" w:rsidP="00A24DDC">
            <w:pPr>
              <w:jc w:val="center"/>
              <w:rPr>
                <w:rFonts w:ascii="Arial" w:hAnsi="Arial" w:cs="Arial"/>
                <w:sz w:val="20"/>
                <w:szCs w:val="20"/>
              </w:rPr>
            </w:pPr>
            <w:r w:rsidRPr="004C5773">
              <w:rPr>
                <w:rFonts w:ascii="Arial" w:hAnsi="Arial" w:cs="Arial"/>
                <w:sz w:val="20"/>
                <w:szCs w:val="20"/>
              </w:rPr>
              <w:t>40</w:t>
            </w:r>
          </w:p>
        </w:tc>
        <w:tc>
          <w:tcPr>
            <w:tcW w:w="1418" w:type="dxa"/>
            <w:tcBorders>
              <w:top w:val="single" w:sz="2" w:space="0" w:color="auto"/>
              <w:bottom w:val="single" w:sz="2" w:space="0" w:color="auto"/>
            </w:tcBorders>
            <w:vAlign w:val="center"/>
          </w:tcPr>
          <w:p w14:paraId="238A0A7F" w14:textId="651CF772" w:rsidR="004C5773" w:rsidRPr="004C5773" w:rsidRDefault="004C5773" w:rsidP="00A24DDC">
            <w:pPr>
              <w:jc w:val="center"/>
              <w:rPr>
                <w:rFonts w:ascii="Arial" w:hAnsi="Arial" w:cs="Arial"/>
                <w:sz w:val="20"/>
                <w:szCs w:val="20"/>
                <w:rPrChange w:id="29" w:author="Mike" w:date="2016-02-23T11:30:00Z">
                  <w:rPr>
                    <w:rFonts w:ascii="Arial" w:hAnsi="Arial" w:cs="Arial"/>
                    <w:color w:val="000000" w:themeColor="text1"/>
                  </w:rPr>
                </w:rPrChange>
              </w:rPr>
            </w:pPr>
            <w:r w:rsidRPr="004C5773">
              <w:rPr>
                <w:rFonts w:ascii="Arial" w:hAnsi="Arial" w:cs="Arial"/>
                <w:sz w:val="20"/>
                <w:szCs w:val="20"/>
              </w:rPr>
              <w:t>2</w:t>
            </w:r>
            <w:del w:id="30" w:author="Mike" w:date="2016-01-28T16:52:00Z">
              <w:r w:rsidRPr="004C5773">
                <w:rPr>
                  <w:rFonts w:ascii="Arial" w:hAnsi="Arial" w:cs="Arial"/>
                  <w:sz w:val="20"/>
                  <w:szCs w:val="20"/>
                  <w:rPrChange w:id="31" w:author="Mike" w:date="2016-02-23T11:30:00Z">
                    <w:rPr>
                      <w:rFonts w:ascii="Arial" w:hAnsi="Arial" w:cs="Arial"/>
                      <w:color w:val="000000" w:themeColor="text1"/>
                    </w:rPr>
                  </w:rPrChange>
                </w:rPr>
                <w:delText>8</w:delText>
              </w:r>
            </w:del>
            <w:r w:rsidRPr="004C5773">
              <w:rPr>
                <w:rFonts w:ascii="Arial" w:hAnsi="Arial" w:cs="Arial"/>
                <w:sz w:val="20"/>
                <w:szCs w:val="20"/>
                <w:rPrChange w:id="32" w:author="Mike" w:date="2016-02-23T11:30:00Z">
                  <w:rPr>
                    <w:rFonts w:ascii="Arial" w:hAnsi="Arial" w:cs="Arial"/>
                    <w:color w:val="000000" w:themeColor="text1"/>
                  </w:rPr>
                </w:rPrChange>
              </w:rPr>
              <w:t>0</w:t>
            </w:r>
          </w:p>
        </w:tc>
        <w:tc>
          <w:tcPr>
            <w:tcW w:w="2409" w:type="dxa"/>
            <w:tcBorders>
              <w:top w:val="single" w:sz="2" w:space="0" w:color="auto"/>
              <w:bottom w:val="single" w:sz="2" w:space="0" w:color="auto"/>
            </w:tcBorders>
          </w:tcPr>
          <w:p w14:paraId="01C17811" w14:textId="31636FAB" w:rsidR="004C5773" w:rsidRPr="004C5773" w:rsidRDefault="004C5773" w:rsidP="00A24DDC">
            <w:pPr>
              <w:spacing w:before="120" w:after="120"/>
              <w:ind w:left="-7" w:right="29" w:hanging="720"/>
              <w:rPr>
                <w:rFonts w:ascii="Arial" w:hAnsi="Arial" w:cs="Arial"/>
                <w:color w:val="000000" w:themeColor="text1"/>
                <w:sz w:val="20"/>
                <w:szCs w:val="20"/>
              </w:rPr>
              <w:pPrChange w:id="33" w:author="Mike" w:date="2016-02-23T11:29:00Z">
                <w:pPr>
                  <w:spacing w:before="100" w:beforeAutospacing="1" w:after="120"/>
                  <w:ind w:left="-7" w:right="29" w:hanging="720"/>
                  <w:jc w:val="both"/>
                </w:pPr>
              </w:pPrChange>
            </w:pPr>
            <w:r w:rsidRPr="004C5773">
              <w:rPr>
                <w:rFonts w:ascii="Arial" w:hAnsi="Arial" w:cs="Arial"/>
                <w:color w:val="000000" w:themeColor="text1"/>
                <w:sz w:val="20"/>
                <w:szCs w:val="20"/>
              </w:rPr>
              <w:t>Der for</w:t>
            </w:r>
            <w:del w:id="34" w:author="Mike" w:date="2016-02-23T11:27:00Z">
              <w:r w:rsidRPr="004C5773" w:rsidDel="00F35D11">
                <w:rPr>
                  <w:rFonts w:ascii="Arial" w:hAnsi="Arial" w:cs="Arial"/>
                  <w:color w:val="000000" w:themeColor="text1"/>
                  <w:sz w:val="20"/>
                  <w:szCs w:val="20"/>
                </w:rPr>
                <w:delText xml:space="preserve"> D</w:delText>
              </w:r>
            </w:del>
            <w:ins w:id="35" w:author="Mike" w:date="2016-02-23T11:27:00Z">
              <w:r w:rsidRPr="004C5773">
                <w:rPr>
                  <w:rFonts w:ascii="Arial" w:hAnsi="Arial" w:cs="Arial"/>
                  <w:color w:val="000000" w:themeColor="text1"/>
                  <w:sz w:val="20"/>
                  <w:szCs w:val="20"/>
                </w:rPr>
                <w:t xml:space="preserve"> </w:t>
              </w:r>
            </w:ins>
            <w:r w:rsidRPr="004C5773">
              <w:rPr>
                <w:rFonts w:ascii="Arial" w:hAnsi="Arial" w:cs="Arial"/>
                <w:color w:val="000000" w:themeColor="text1"/>
                <w:sz w:val="20"/>
                <w:szCs w:val="20"/>
              </w:rPr>
              <w:t>Ceci</w:t>
            </w:r>
            <w:r w:rsidRPr="004C5773">
              <w:rPr>
                <w:rFonts w:ascii="Arial" w:hAnsi="Arial" w:cs="Arial"/>
                <w:color w:val="000000" w:themeColor="text1"/>
                <w:sz w:val="20"/>
                <w:szCs w:val="20"/>
              </w:rPr>
              <w:t xml:space="preserve"> will be responsible </w:t>
            </w:r>
            <w:del w:id="36" w:author="Mike" w:date="2016-02-23T11:29:00Z">
              <w:r w:rsidRPr="004C5773" w:rsidDel="00F35D11">
                <w:rPr>
                  <w:rFonts w:ascii="Arial" w:hAnsi="Arial" w:cs="Arial"/>
                  <w:color w:val="000000" w:themeColor="text1"/>
                  <w:sz w:val="20"/>
                  <w:szCs w:val="20"/>
                </w:rPr>
                <w:delText xml:space="preserve"> </w:delText>
              </w:r>
            </w:del>
            <w:ins w:id="37" w:author="Mike" w:date="2016-01-28T16:53:00Z">
              <w:r w:rsidRPr="004C5773">
                <w:rPr>
                  <w:rFonts w:ascii="Arial" w:hAnsi="Arial" w:cs="Arial"/>
                  <w:color w:val="000000" w:themeColor="text1"/>
                  <w:sz w:val="20"/>
                  <w:szCs w:val="20"/>
                </w:rPr>
                <w:t>for</w:t>
              </w:r>
            </w:ins>
            <w:r w:rsidRPr="004C5773">
              <w:rPr>
                <w:rFonts w:ascii="Arial" w:hAnsi="Arial" w:cs="Arial"/>
                <w:color w:val="000000" w:themeColor="text1"/>
                <w:sz w:val="20"/>
                <w:szCs w:val="20"/>
              </w:rPr>
              <w:t xml:space="preserve"> design,</w:t>
            </w:r>
            <w:ins w:id="38" w:author="Mike" w:date="2016-01-28T16:53:00Z">
              <w:r w:rsidRPr="004C5773">
                <w:rPr>
                  <w:rFonts w:ascii="Arial" w:hAnsi="Arial" w:cs="Arial"/>
                  <w:color w:val="000000" w:themeColor="text1"/>
                  <w:sz w:val="20"/>
                  <w:szCs w:val="20"/>
                </w:rPr>
                <w:t xml:space="preserve"> site </w:t>
              </w:r>
            </w:ins>
            <w:r w:rsidRPr="004C5773">
              <w:rPr>
                <w:rFonts w:ascii="Arial" w:hAnsi="Arial" w:cs="Arial"/>
                <w:color w:val="000000" w:themeColor="text1"/>
                <w:sz w:val="20"/>
                <w:szCs w:val="20"/>
              </w:rPr>
              <w:t>supervision and liaison with the General Contractor, Consultants and Client.</w:t>
            </w:r>
          </w:p>
        </w:tc>
      </w:tr>
      <w:tr w:rsidR="004C5773" w:rsidRPr="004D07CA" w14:paraId="3EE5F653" w14:textId="77777777" w:rsidTr="00AB2337">
        <w:trPr>
          <w:trHeight w:val="292"/>
        </w:trPr>
        <w:tc>
          <w:tcPr>
            <w:tcW w:w="988" w:type="dxa"/>
            <w:tcBorders>
              <w:top w:val="single" w:sz="2" w:space="0" w:color="auto"/>
            </w:tcBorders>
            <w:shd w:val="clear" w:color="auto" w:fill="auto"/>
            <w:vAlign w:val="center"/>
          </w:tcPr>
          <w:p w14:paraId="70FEF98C" w14:textId="1A913CD9" w:rsidR="004C5773" w:rsidRPr="00F56968" w:rsidRDefault="004C5773" w:rsidP="00A24DDC">
            <w:pPr>
              <w:spacing w:before="120" w:after="120"/>
              <w:rPr>
                <w:rFonts w:ascii="Arial" w:hAnsi="Arial" w:cs="Arial"/>
                <w:b/>
                <w:bCs/>
                <w:color w:val="000000" w:themeColor="text1"/>
                <w:sz w:val="20"/>
                <w:szCs w:val="20"/>
              </w:rPr>
            </w:pPr>
            <w:del w:id="39" w:author="Mike" w:date="2016-01-28T16:41:00Z">
              <w:r w:rsidRPr="00F56968" w:rsidDel="00BC58A9">
                <w:rPr>
                  <w:rFonts w:ascii="Arial" w:hAnsi="Arial" w:cs="Arial"/>
                  <w:b/>
                  <w:bCs/>
                  <w:color w:val="000000" w:themeColor="text1"/>
                  <w:sz w:val="20"/>
                  <w:szCs w:val="20"/>
                </w:rPr>
                <w:delText>Ivan Chang</w:delText>
              </w:r>
            </w:del>
            <w:r w:rsidRPr="00F56968">
              <w:rPr>
                <w:rFonts w:ascii="Arial" w:hAnsi="Arial" w:cs="Arial"/>
                <w:b/>
                <w:bCs/>
                <w:color w:val="000000" w:themeColor="text1"/>
                <w:sz w:val="20"/>
                <w:szCs w:val="20"/>
              </w:rPr>
              <w:t>Connie Wong</w:t>
            </w:r>
            <w:r w:rsidRPr="00F56968">
              <w:rPr>
                <w:rFonts w:ascii="Arial" w:hAnsi="Arial" w:cs="Arial"/>
                <w:b/>
                <w:bCs/>
                <w:color w:val="000000" w:themeColor="text1"/>
                <w:sz w:val="20"/>
                <w:szCs w:val="20"/>
              </w:rPr>
              <w:t xml:space="preserve"> </w:t>
            </w:r>
          </w:p>
        </w:tc>
        <w:tc>
          <w:tcPr>
            <w:tcW w:w="1134" w:type="dxa"/>
            <w:tcBorders>
              <w:top w:val="single" w:sz="2" w:space="0" w:color="auto"/>
            </w:tcBorders>
            <w:vAlign w:val="center"/>
          </w:tcPr>
          <w:p w14:paraId="00B86653" w14:textId="457A0FD6" w:rsidR="004C5773" w:rsidRPr="004C5773" w:rsidRDefault="004C5773" w:rsidP="00A24DDC">
            <w:pPr>
              <w:spacing w:before="120" w:after="120"/>
              <w:jc w:val="center"/>
              <w:rPr>
                <w:rFonts w:ascii="Arial" w:hAnsi="Arial" w:cs="Arial"/>
                <w:color w:val="000000" w:themeColor="text1"/>
                <w:sz w:val="20"/>
                <w:szCs w:val="20"/>
              </w:rPr>
              <w:pPrChange w:id="40" w:author="Mike" w:date="2016-02-23T11:34:00Z">
                <w:pPr>
                  <w:spacing w:before="120" w:after="120"/>
                  <w:ind w:left="720" w:right="29" w:hanging="720"/>
                  <w:jc w:val="both"/>
                </w:pPr>
              </w:pPrChange>
            </w:pPr>
            <w:r w:rsidRPr="004C5773">
              <w:rPr>
                <w:rFonts w:ascii="Arial" w:hAnsi="Arial" w:cs="Arial"/>
                <w:color w:val="000000" w:themeColor="text1"/>
                <w:sz w:val="20"/>
                <w:szCs w:val="20"/>
              </w:rPr>
              <w:t xml:space="preserve">Arch. </w:t>
            </w:r>
            <w:ins w:id="41" w:author="Mike" w:date="2016-02-23T11:34:00Z">
              <w:r w:rsidRPr="004C5773">
                <w:rPr>
                  <w:rFonts w:ascii="Arial" w:hAnsi="Arial" w:cs="Arial"/>
                  <w:color w:val="000000" w:themeColor="text1"/>
                  <w:sz w:val="20"/>
                  <w:szCs w:val="20"/>
                </w:rPr>
                <w:t>Asst</w:t>
              </w:r>
            </w:ins>
            <w:r w:rsidRPr="004C5773">
              <w:rPr>
                <w:rFonts w:ascii="Arial" w:hAnsi="Arial" w:cs="Arial"/>
                <w:color w:val="000000" w:themeColor="text1"/>
                <w:sz w:val="20"/>
                <w:szCs w:val="20"/>
              </w:rPr>
              <w:t>.</w:t>
            </w:r>
            <w:ins w:id="42" w:author="Mike" w:date="2016-02-23T11:34:00Z">
              <w:r w:rsidRPr="004C5773">
                <w:rPr>
                  <w:rFonts w:ascii="Arial" w:hAnsi="Arial" w:cs="Arial"/>
                  <w:color w:val="000000" w:themeColor="text1"/>
                  <w:sz w:val="20"/>
                  <w:szCs w:val="20"/>
                </w:rPr>
                <w:t xml:space="preserve"> </w:t>
              </w:r>
            </w:ins>
            <w:del w:id="43" w:author="Mike" w:date="2016-02-23T11:27:00Z">
              <w:r w:rsidRPr="004C5773" w:rsidDel="00F35D11">
                <w:rPr>
                  <w:rFonts w:ascii="Arial" w:hAnsi="Arial" w:cs="Arial"/>
                  <w:color w:val="000000" w:themeColor="text1"/>
                  <w:sz w:val="20"/>
                  <w:szCs w:val="20"/>
                </w:rPr>
                <w:delText>Architect</w:delText>
              </w:r>
            </w:del>
          </w:p>
        </w:tc>
        <w:tc>
          <w:tcPr>
            <w:tcW w:w="992" w:type="dxa"/>
            <w:tcBorders>
              <w:top w:val="single" w:sz="2" w:space="0" w:color="auto"/>
            </w:tcBorders>
            <w:vAlign w:val="center"/>
          </w:tcPr>
          <w:p w14:paraId="3D3A385F" w14:textId="77777777" w:rsidR="004C5773" w:rsidRPr="004C5773" w:rsidRDefault="004C5773" w:rsidP="00A24DDC">
            <w:pPr>
              <w:jc w:val="center"/>
              <w:rPr>
                <w:rFonts w:ascii="Arial" w:hAnsi="Arial" w:cs="Arial"/>
                <w:color w:val="000000" w:themeColor="text1"/>
                <w:sz w:val="20"/>
                <w:szCs w:val="20"/>
              </w:rPr>
            </w:pPr>
            <w:ins w:id="44" w:author="Mike" w:date="2016-01-28T16:55:00Z">
              <w:r w:rsidRPr="004C5773">
                <w:rPr>
                  <w:rFonts w:ascii="Arial" w:hAnsi="Arial" w:cs="Arial"/>
                  <w:color w:val="000000" w:themeColor="text1"/>
                  <w:sz w:val="20"/>
                  <w:szCs w:val="20"/>
                </w:rPr>
                <w:t>10</w:t>
              </w:r>
            </w:ins>
            <w:del w:id="45" w:author="Mike" w:date="2016-01-28T16:55:00Z">
              <w:r w:rsidRPr="004C5773" w:rsidDel="00DD5CAD">
                <w:rPr>
                  <w:rFonts w:ascii="Arial" w:hAnsi="Arial" w:cs="Arial"/>
                  <w:color w:val="000000" w:themeColor="text1"/>
                  <w:sz w:val="20"/>
                  <w:szCs w:val="20"/>
                </w:rPr>
                <w:delText>8</w:delText>
              </w:r>
            </w:del>
            <w:r w:rsidRPr="004C5773">
              <w:rPr>
                <w:rFonts w:ascii="Arial" w:hAnsi="Arial" w:cs="Arial"/>
                <w:color w:val="000000" w:themeColor="text1"/>
                <w:sz w:val="20"/>
                <w:szCs w:val="20"/>
              </w:rPr>
              <w:t>0</w:t>
            </w:r>
          </w:p>
        </w:tc>
        <w:tc>
          <w:tcPr>
            <w:tcW w:w="1276" w:type="dxa"/>
            <w:tcBorders>
              <w:top w:val="single" w:sz="2" w:space="0" w:color="auto"/>
            </w:tcBorders>
          </w:tcPr>
          <w:p w14:paraId="7D917385" w14:textId="77777777" w:rsidR="004C5773" w:rsidRPr="004C5773" w:rsidRDefault="004C5773" w:rsidP="00A24DDC">
            <w:pPr>
              <w:jc w:val="center"/>
              <w:rPr>
                <w:ins w:id="46" w:author="Mike" w:date="2016-01-28T16:53:00Z"/>
                <w:rFonts w:ascii="Arial" w:hAnsi="Arial" w:cs="Arial"/>
                <w:sz w:val="20"/>
                <w:szCs w:val="20"/>
                <w:rPrChange w:id="47" w:author="Mike" w:date="2016-02-23T11:30:00Z">
                  <w:rPr>
                    <w:ins w:id="48" w:author="Mike" w:date="2016-01-28T16:53:00Z"/>
                    <w:rFonts w:ascii="Arial" w:hAnsi="Arial" w:cs="Arial"/>
                    <w:color w:val="000000" w:themeColor="text1"/>
                  </w:rPr>
                </w:rPrChange>
              </w:rPr>
            </w:pPr>
          </w:p>
          <w:p w14:paraId="66E94A8E" w14:textId="77777777" w:rsidR="004C5773" w:rsidRPr="004C5773" w:rsidRDefault="004C5773" w:rsidP="00A24DDC">
            <w:pPr>
              <w:jc w:val="center"/>
              <w:rPr>
                <w:rFonts w:ascii="Arial" w:hAnsi="Arial" w:cs="Arial"/>
                <w:sz w:val="20"/>
                <w:szCs w:val="20"/>
              </w:rPr>
            </w:pPr>
          </w:p>
          <w:p w14:paraId="47B1AD33" w14:textId="77777777" w:rsidR="004C5773" w:rsidRPr="004C5773" w:rsidRDefault="004C5773" w:rsidP="00A24DDC">
            <w:pPr>
              <w:jc w:val="center"/>
              <w:rPr>
                <w:rFonts w:ascii="Arial" w:hAnsi="Arial" w:cs="Arial"/>
                <w:sz w:val="20"/>
                <w:szCs w:val="20"/>
              </w:rPr>
            </w:pPr>
          </w:p>
          <w:p w14:paraId="1D54FA36" w14:textId="6BDBCA85" w:rsidR="004C5773" w:rsidRPr="004C5773" w:rsidRDefault="00AB2337" w:rsidP="00A24DDC">
            <w:pPr>
              <w:jc w:val="center"/>
              <w:rPr>
                <w:rFonts w:ascii="Arial" w:hAnsi="Arial" w:cs="Arial"/>
                <w:sz w:val="20"/>
                <w:szCs w:val="20"/>
                <w:rPrChange w:id="49" w:author="Mike" w:date="2016-02-23T11:30:00Z">
                  <w:rPr>
                    <w:rFonts w:ascii="Arial" w:hAnsi="Arial" w:cs="Arial"/>
                    <w:color w:val="000000" w:themeColor="text1"/>
                  </w:rPr>
                </w:rPrChange>
              </w:rPr>
            </w:pPr>
            <w:r>
              <w:rPr>
                <w:rFonts w:ascii="Arial" w:hAnsi="Arial" w:cs="Arial"/>
                <w:sz w:val="20"/>
                <w:szCs w:val="20"/>
              </w:rPr>
              <w:t>60</w:t>
            </w:r>
          </w:p>
        </w:tc>
        <w:tc>
          <w:tcPr>
            <w:tcW w:w="1417" w:type="dxa"/>
            <w:tcBorders>
              <w:top w:val="single" w:sz="2" w:space="0" w:color="auto"/>
            </w:tcBorders>
          </w:tcPr>
          <w:p w14:paraId="1C09DF2E" w14:textId="77777777" w:rsidR="004C5773" w:rsidRPr="004C5773" w:rsidRDefault="004C5773" w:rsidP="00A24DDC">
            <w:pPr>
              <w:jc w:val="center"/>
              <w:rPr>
                <w:rFonts w:ascii="Arial" w:hAnsi="Arial" w:cs="Arial"/>
                <w:sz w:val="20"/>
                <w:szCs w:val="20"/>
              </w:rPr>
            </w:pPr>
          </w:p>
          <w:p w14:paraId="0560CF80" w14:textId="77777777" w:rsidR="004C5773" w:rsidRPr="004C5773" w:rsidRDefault="004C5773" w:rsidP="00A24DDC">
            <w:pPr>
              <w:jc w:val="center"/>
              <w:rPr>
                <w:rFonts w:ascii="Arial" w:hAnsi="Arial" w:cs="Arial"/>
                <w:sz w:val="20"/>
                <w:szCs w:val="20"/>
              </w:rPr>
            </w:pPr>
          </w:p>
          <w:p w14:paraId="5139AC90" w14:textId="77777777" w:rsidR="004C5773" w:rsidRPr="004C5773" w:rsidRDefault="004C5773" w:rsidP="00A24DDC">
            <w:pPr>
              <w:jc w:val="center"/>
              <w:rPr>
                <w:rFonts w:ascii="Arial" w:hAnsi="Arial" w:cs="Arial"/>
                <w:sz w:val="20"/>
                <w:szCs w:val="20"/>
              </w:rPr>
            </w:pPr>
          </w:p>
          <w:p w14:paraId="1EB55567" w14:textId="6E050264" w:rsidR="004C5773" w:rsidRPr="004C5773" w:rsidRDefault="004C5773" w:rsidP="00A24DDC">
            <w:pPr>
              <w:jc w:val="center"/>
              <w:rPr>
                <w:rFonts w:ascii="Arial" w:hAnsi="Arial" w:cs="Arial"/>
                <w:sz w:val="20"/>
                <w:szCs w:val="20"/>
              </w:rPr>
            </w:pPr>
            <w:r w:rsidRPr="004C5773">
              <w:rPr>
                <w:rFonts w:ascii="Arial" w:hAnsi="Arial" w:cs="Arial"/>
                <w:sz w:val="20"/>
                <w:szCs w:val="20"/>
              </w:rPr>
              <w:t>40</w:t>
            </w:r>
          </w:p>
        </w:tc>
        <w:tc>
          <w:tcPr>
            <w:tcW w:w="1418" w:type="dxa"/>
            <w:tcBorders>
              <w:top w:val="single" w:sz="2" w:space="0" w:color="auto"/>
            </w:tcBorders>
            <w:vAlign w:val="center"/>
          </w:tcPr>
          <w:p w14:paraId="600F9A9E" w14:textId="764CC87D" w:rsidR="004C5773" w:rsidRPr="004C5773" w:rsidRDefault="004C5773" w:rsidP="00A24DDC">
            <w:pPr>
              <w:jc w:val="center"/>
              <w:rPr>
                <w:rFonts w:ascii="Arial" w:hAnsi="Arial" w:cs="Arial"/>
                <w:sz w:val="20"/>
                <w:szCs w:val="20"/>
                <w:rPrChange w:id="50" w:author="Mike" w:date="2016-02-23T11:30:00Z">
                  <w:rPr>
                    <w:rFonts w:ascii="Arial" w:hAnsi="Arial" w:cs="Arial"/>
                    <w:color w:val="000000" w:themeColor="text1"/>
                  </w:rPr>
                </w:rPrChange>
              </w:rPr>
            </w:pPr>
            <w:r w:rsidRPr="004C5773">
              <w:rPr>
                <w:rFonts w:ascii="Arial" w:hAnsi="Arial" w:cs="Arial"/>
                <w:sz w:val="20"/>
                <w:szCs w:val="20"/>
              </w:rPr>
              <w:t>1</w:t>
            </w:r>
            <w:del w:id="51" w:author="Mike" w:date="2016-01-28T16:53:00Z">
              <w:r w:rsidRPr="004C5773">
                <w:rPr>
                  <w:rFonts w:ascii="Arial" w:hAnsi="Arial" w:cs="Arial"/>
                  <w:sz w:val="20"/>
                  <w:szCs w:val="20"/>
                  <w:rPrChange w:id="52" w:author="Mike" w:date="2016-02-23T11:30:00Z">
                    <w:rPr>
                      <w:rFonts w:ascii="Arial" w:hAnsi="Arial" w:cs="Arial"/>
                      <w:color w:val="000000" w:themeColor="text1"/>
                    </w:rPr>
                  </w:rPrChange>
                </w:rPr>
                <w:delText>8</w:delText>
              </w:r>
            </w:del>
            <w:r w:rsidRPr="004C5773">
              <w:rPr>
                <w:rFonts w:ascii="Arial" w:hAnsi="Arial" w:cs="Arial"/>
                <w:sz w:val="20"/>
                <w:szCs w:val="20"/>
                <w:rPrChange w:id="53" w:author="Mike" w:date="2016-02-23T11:30:00Z">
                  <w:rPr>
                    <w:rFonts w:ascii="Arial" w:hAnsi="Arial" w:cs="Arial"/>
                    <w:color w:val="000000" w:themeColor="text1"/>
                  </w:rPr>
                </w:rPrChange>
              </w:rPr>
              <w:t>0</w:t>
            </w:r>
          </w:p>
        </w:tc>
        <w:tc>
          <w:tcPr>
            <w:tcW w:w="2409" w:type="dxa"/>
            <w:tcBorders>
              <w:top w:val="single" w:sz="2" w:space="0" w:color="auto"/>
            </w:tcBorders>
          </w:tcPr>
          <w:p w14:paraId="51AB97A8" w14:textId="2BCE3194" w:rsidR="004C5773" w:rsidRPr="004C5773" w:rsidRDefault="004C5773" w:rsidP="00A24DDC">
            <w:pPr>
              <w:spacing w:before="120" w:after="120"/>
              <w:rPr>
                <w:rFonts w:ascii="Arial" w:hAnsi="Arial" w:cs="Arial"/>
                <w:color w:val="000000" w:themeColor="text1"/>
                <w:sz w:val="20"/>
                <w:szCs w:val="20"/>
              </w:rPr>
              <w:pPrChange w:id="54" w:author="Mike" w:date="2016-02-23T11:29:00Z">
                <w:pPr>
                  <w:spacing w:before="100" w:beforeAutospacing="1" w:after="120"/>
                  <w:jc w:val="both"/>
                </w:pPr>
              </w:pPrChange>
            </w:pPr>
            <w:r w:rsidRPr="004C5773">
              <w:rPr>
                <w:rFonts w:ascii="Arial" w:hAnsi="Arial" w:cs="Arial"/>
                <w:color w:val="000000" w:themeColor="text1"/>
                <w:sz w:val="20"/>
                <w:szCs w:val="20"/>
              </w:rPr>
              <w:t>Connie</w:t>
            </w:r>
            <w:del w:id="55" w:author="Mike" w:date="2016-01-28T16:53:00Z">
              <w:r w:rsidRPr="004C5773" w:rsidDel="00DD5CAD">
                <w:rPr>
                  <w:rFonts w:ascii="Arial" w:hAnsi="Arial" w:cs="Arial"/>
                  <w:color w:val="000000" w:themeColor="text1"/>
                  <w:sz w:val="20"/>
                  <w:szCs w:val="20"/>
                </w:rPr>
                <w:delText>Ivan</w:delText>
              </w:r>
            </w:del>
            <w:r w:rsidRPr="004C5773">
              <w:rPr>
                <w:rFonts w:ascii="Arial" w:hAnsi="Arial" w:cs="Arial"/>
                <w:color w:val="000000" w:themeColor="text1"/>
                <w:sz w:val="20"/>
                <w:szCs w:val="20"/>
              </w:rPr>
              <w:t xml:space="preserve"> will be responsible for </w:t>
            </w:r>
            <w:r w:rsidRPr="004C5773">
              <w:rPr>
                <w:rFonts w:ascii="Arial" w:hAnsi="Arial" w:cs="Arial"/>
                <w:color w:val="000000" w:themeColor="text1"/>
                <w:sz w:val="20"/>
                <w:szCs w:val="20"/>
              </w:rPr>
              <w:t>Design</w:t>
            </w:r>
            <w:r w:rsidRPr="004C5773">
              <w:rPr>
                <w:rFonts w:ascii="Arial" w:hAnsi="Arial" w:cs="Arial"/>
                <w:color w:val="000000" w:themeColor="text1"/>
                <w:sz w:val="20"/>
                <w:szCs w:val="20"/>
              </w:rPr>
              <w:t xml:space="preserve"> submission</w:t>
            </w:r>
            <w:r w:rsidRPr="004C5773">
              <w:rPr>
                <w:rFonts w:ascii="Arial" w:hAnsi="Arial" w:cs="Arial"/>
                <w:color w:val="000000" w:themeColor="text1"/>
                <w:sz w:val="20"/>
                <w:szCs w:val="20"/>
              </w:rPr>
              <w:t xml:space="preserve"> documentation</w:t>
            </w:r>
            <w:r w:rsidRPr="004C5773">
              <w:rPr>
                <w:rFonts w:ascii="Arial" w:hAnsi="Arial" w:cs="Arial"/>
                <w:color w:val="000000" w:themeColor="text1"/>
                <w:sz w:val="20"/>
                <w:szCs w:val="20"/>
              </w:rPr>
              <w:t xml:space="preserve">, </w:t>
            </w:r>
            <w:del w:id="56" w:author="Mike" w:date="2016-02-23T11:27:00Z">
              <w:r w:rsidRPr="004C5773" w:rsidDel="00F35D11">
                <w:rPr>
                  <w:rFonts w:ascii="Arial" w:hAnsi="Arial" w:cs="Arial"/>
                  <w:color w:val="000000" w:themeColor="text1"/>
                  <w:sz w:val="20"/>
                  <w:szCs w:val="20"/>
                </w:rPr>
                <w:delText xml:space="preserve">Minutes </w:delText>
              </w:r>
            </w:del>
            <w:r w:rsidRPr="004C5773">
              <w:rPr>
                <w:rFonts w:ascii="Arial" w:hAnsi="Arial" w:cs="Arial"/>
                <w:color w:val="000000" w:themeColor="text1"/>
                <w:sz w:val="20"/>
                <w:szCs w:val="20"/>
              </w:rPr>
              <w:t>Control Samples</w:t>
            </w:r>
            <w:r>
              <w:rPr>
                <w:rFonts w:ascii="Arial" w:hAnsi="Arial" w:cs="Arial"/>
                <w:color w:val="000000" w:themeColor="text1"/>
                <w:sz w:val="20"/>
                <w:szCs w:val="20"/>
              </w:rPr>
              <w:t>,</w:t>
            </w:r>
            <w:r w:rsidRPr="004C5773">
              <w:rPr>
                <w:rFonts w:ascii="Arial" w:hAnsi="Arial" w:cs="Arial"/>
                <w:color w:val="000000" w:themeColor="text1"/>
                <w:sz w:val="20"/>
                <w:szCs w:val="20"/>
              </w:rPr>
              <w:t xml:space="preserve"> Meeting Minutes and </w:t>
            </w:r>
            <w:ins w:id="57" w:author="Mike" w:date="2016-02-23T11:27:00Z">
              <w:r w:rsidRPr="004C5773">
                <w:rPr>
                  <w:rFonts w:ascii="Arial" w:hAnsi="Arial" w:cs="Arial"/>
                  <w:color w:val="000000" w:themeColor="text1"/>
                  <w:sz w:val="20"/>
                  <w:szCs w:val="20"/>
                </w:rPr>
                <w:t xml:space="preserve">Defects List </w:t>
              </w:r>
            </w:ins>
            <w:del w:id="58" w:author="Mike" w:date="2016-02-23T11:28:00Z">
              <w:r w:rsidRPr="004C5773" w:rsidDel="00F35D11">
                <w:rPr>
                  <w:rFonts w:ascii="Arial" w:hAnsi="Arial" w:cs="Arial"/>
                  <w:color w:val="000000" w:themeColor="text1"/>
                  <w:sz w:val="20"/>
                  <w:szCs w:val="20"/>
                </w:rPr>
                <w:delText>p</w:delText>
              </w:r>
            </w:del>
            <w:ins w:id="59" w:author="Mike" w:date="2016-02-23T11:28:00Z">
              <w:r w:rsidRPr="004C5773">
                <w:rPr>
                  <w:rFonts w:ascii="Arial" w:hAnsi="Arial" w:cs="Arial"/>
                  <w:color w:val="000000" w:themeColor="text1"/>
                  <w:sz w:val="20"/>
                  <w:szCs w:val="20"/>
                </w:rPr>
                <w:t>p</w:t>
              </w:r>
            </w:ins>
            <w:r w:rsidRPr="004C5773">
              <w:rPr>
                <w:rFonts w:ascii="Arial" w:hAnsi="Arial" w:cs="Arial"/>
                <w:color w:val="000000" w:themeColor="text1"/>
                <w:sz w:val="20"/>
                <w:szCs w:val="20"/>
              </w:rPr>
              <w:t>reparation</w:t>
            </w:r>
            <w:r w:rsidRPr="004C5773">
              <w:rPr>
                <w:rFonts w:ascii="Arial" w:hAnsi="Arial" w:cs="Arial"/>
                <w:color w:val="000000" w:themeColor="text1"/>
                <w:sz w:val="20"/>
                <w:szCs w:val="20"/>
              </w:rPr>
              <w:t>.</w:t>
            </w:r>
          </w:p>
        </w:tc>
      </w:tr>
    </w:tbl>
    <w:p w14:paraId="1727B661" w14:textId="77777777" w:rsidR="001C6A25" w:rsidRPr="004D07CA" w:rsidRDefault="001C6A25" w:rsidP="001C6A25">
      <w:pPr>
        <w:jc w:val="both"/>
        <w:rPr>
          <w:rFonts w:ascii="Arial" w:hAnsi="Arial"/>
          <w:b/>
          <w:color w:val="000000" w:themeColor="text1"/>
        </w:rPr>
      </w:pPr>
    </w:p>
    <w:p w14:paraId="1F929D76" w14:textId="77777777" w:rsidR="001168AF" w:rsidRPr="001168AF" w:rsidRDefault="001168AF" w:rsidP="001168AF">
      <w:pPr>
        <w:autoSpaceDE w:val="0"/>
        <w:autoSpaceDN w:val="0"/>
        <w:adjustRightInd w:val="0"/>
        <w:rPr>
          <w:rFonts w:ascii="Arial" w:hAnsi="Arial" w:cs="Arial"/>
          <w:b/>
          <w:sz w:val="28"/>
          <w:szCs w:val="28"/>
          <w:lang w:val="en-GB" w:eastAsia="zh-CN"/>
        </w:rPr>
      </w:pPr>
    </w:p>
    <w:p w14:paraId="0582AE97" w14:textId="1054252F" w:rsidR="00B673A0" w:rsidRPr="00054A59" w:rsidRDefault="00B673A0" w:rsidP="00054A59">
      <w:pPr>
        <w:pStyle w:val="ListParagraph"/>
        <w:numPr>
          <w:ilvl w:val="0"/>
          <w:numId w:val="39"/>
        </w:numPr>
        <w:autoSpaceDE w:val="0"/>
        <w:autoSpaceDN w:val="0"/>
        <w:adjustRightInd w:val="0"/>
        <w:rPr>
          <w:rFonts w:ascii="Arial" w:hAnsi="Arial" w:cs="Arial"/>
          <w:b/>
          <w:sz w:val="28"/>
          <w:szCs w:val="28"/>
          <w:lang w:val="en-GB" w:eastAsia="zh-CN"/>
        </w:rPr>
      </w:pPr>
      <w:r w:rsidRPr="00054A59">
        <w:rPr>
          <w:rFonts w:ascii="Arial" w:hAnsi="Arial" w:cs="Arial"/>
          <w:b/>
          <w:sz w:val="28"/>
          <w:szCs w:val="28"/>
          <w:lang w:val="en-GB" w:eastAsia="zh-CN"/>
        </w:rPr>
        <w:t>Adequacy of Professional and Technical Manpower Input</w:t>
      </w:r>
    </w:p>
    <w:p w14:paraId="102CABEE" w14:textId="1E233019" w:rsidR="00CC333C" w:rsidRDefault="00CC333C" w:rsidP="0019512C">
      <w:pPr>
        <w:autoSpaceDE w:val="0"/>
        <w:autoSpaceDN w:val="0"/>
        <w:adjustRightInd w:val="0"/>
        <w:rPr>
          <w:rFonts w:ascii="Arial" w:hAnsi="Arial" w:cs="Arial"/>
          <w:b/>
          <w:szCs w:val="21"/>
          <w:lang w:val="en-GB" w:eastAsia="zh-CN"/>
        </w:rPr>
      </w:pPr>
    </w:p>
    <w:p w14:paraId="2B0C13EB" w14:textId="77777777" w:rsidR="00DD71E7" w:rsidRPr="00B90C20" w:rsidRDefault="00DD71E7" w:rsidP="00DD71E7">
      <w:pPr>
        <w:adjustRightInd w:val="0"/>
        <w:snapToGrid w:val="0"/>
        <w:spacing w:before="120" w:after="120"/>
        <w:ind w:right="57" w:firstLine="720"/>
        <w:jc w:val="both"/>
        <w:rPr>
          <w:rFonts w:ascii="Arial" w:hAnsi="Arial" w:cs="Arial"/>
        </w:rPr>
      </w:pPr>
      <w:r>
        <w:rPr>
          <w:rFonts w:ascii="Arial" w:hAnsi="Arial" w:cs="Arial"/>
          <w:b/>
        </w:rPr>
        <w:t>T</w:t>
      </w:r>
      <w:r w:rsidRPr="00B90C20">
        <w:rPr>
          <w:rFonts w:ascii="Arial" w:hAnsi="Arial" w:cs="Arial"/>
          <w:b/>
        </w:rPr>
        <w:t>eam Organization and Reporting Structure</w:t>
      </w:r>
    </w:p>
    <w:p w14:paraId="0964DDB0" w14:textId="2FDDD178" w:rsidR="00DD71E7" w:rsidRPr="00B90C20" w:rsidRDefault="00DD71E7" w:rsidP="00DD71E7">
      <w:pPr>
        <w:adjustRightInd w:val="0"/>
        <w:snapToGrid w:val="0"/>
        <w:spacing w:before="120" w:after="120"/>
        <w:ind w:left="720" w:right="57"/>
        <w:jc w:val="both"/>
        <w:rPr>
          <w:rFonts w:ascii="Arial" w:hAnsi="Arial" w:cs="Arial"/>
        </w:rPr>
      </w:pPr>
      <w:r w:rsidRPr="00B90C20">
        <w:rPr>
          <w:rFonts w:ascii="Arial" w:hAnsi="Arial" w:cs="Arial"/>
        </w:rPr>
        <w:t xml:space="preserve">The </w:t>
      </w:r>
      <w:r w:rsidR="00AB2337">
        <w:rPr>
          <w:rFonts w:ascii="Arial" w:hAnsi="Arial" w:cs="Arial"/>
        </w:rPr>
        <w:t>O</w:t>
      </w:r>
      <w:r w:rsidRPr="00B90C20">
        <w:rPr>
          <w:rFonts w:ascii="Arial" w:hAnsi="Arial" w:cs="Arial"/>
        </w:rPr>
        <w:t xml:space="preserve">rganization </w:t>
      </w:r>
      <w:r w:rsidR="00AB2337">
        <w:rPr>
          <w:rFonts w:ascii="Arial" w:hAnsi="Arial" w:cs="Arial"/>
        </w:rPr>
        <w:t>C</w:t>
      </w:r>
      <w:r w:rsidRPr="00B90C20">
        <w:rPr>
          <w:rFonts w:ascii="Arial" w:hAnsi="Arial" w:cs="Arial"/>
        </w:rPr>
        <w:t>harts included in thi</w:t>
      </w:r>
      <w:r>
        <w:rPr>
          <w:rFonts w:ascii="Arial" w:hAnsi="Arial" w:cs="Arial"/>
        </w:rPr>
        <w:t>s proposal show the team</w:t>
      </w:r>
      <w:r w:rsidRPr="00B90C20">
        <w:rPr>
          <w:rFonts w:ascii="Arial" w:hAnsi="Arial" w:cs="Arial"/>
        </w:rPr>
        <w:t xml:space="preserve"> organization and reporting structure. All participants and personnel are aware of how and where they fit into the consultant team and how they are expected to report the findings and output of their activities.</w:t>
      </w:r>
      <w:r>
        <w:rPr>
          <w:rFonts w:ascii="Arial" w:hAnsi="Arial" w:cs="Arial"/>
        </w:rPr>
        <w:t xml:space="preserve">  They are experienced in their roles and have the correct technical support for the full studio team and project team of consultants at their disposal.</w:t>
      </w:r>
    </w:p>
    <w:p w14:paraId="7D996F11" w14:textId="77777777" w:rsidR="00DD71E7" w:rsidRPr="00B90C20" w:rsidRDefault="00DD71E7" w:rsidP="00DD71E7">
      <w:pPr>
        <w:adjustRightInd w:val="0"/>
        <w:snapToGrid w:val="0"/>
        <w:spacing w:before="120" w:after="120"/>
        <w:ind w:leftChars="-292" w:left="-701" w:right="57" w:firstLine="1421"/>
        <w:jc w:val="both"/>
        <w:rPr>
          <w:rFonts w:ascii="Arial" w:hAnsi="Arial" w:cs="Arial"/>
          <w:b/>
        </w:rPr>
      </w:pPr>
      <w:r w:rsidRPr="00B90C20">
        <w:rPr>
          <w:rFonts w:ascii="Arial" w:hAnsi="Arial" w:cs="Arial"/>
          <w:b/>
        </w:rPr>
        <w:t>Responsibilities and Duties for Team Personnel</w:t>
      </w:r>
    </w:p>
    <w:p w14:paraId="0246DFFB" w14:textId="77777777" w:rsidR="00DD71E7" w:rsidRDefault="00DD71E7" w:rsidP="00DD71E7">
      <w:pPr>
        <w:adjustRightInd w:val="0"/>
        <w:snapToGrid w:val="0"/>
        <w:spacing w:before="120" w:after="120"/>
        <w:ind w:left="720" w:right="57"/>
        <w:jc w:val="both"/>
        <w:rPr>
          <w:rFonts w:ascii="Arial" w:hAnsi="Arial" w:cs="Arial"/>
        </w:rPr>
      </w:pPr>
      <w:r w:rsidRPr="00B90C20">
        <w:rPr>
          <w:rFonts w:ascii="Arial" w:hAnsi="Arial" w:cs="Arial"/>
        </w:rPr>
        <w:t xml:space="preserve">All team personnel have been made aware of the extent of their responsibilities and duties in particular the authority to discuss issues with </w:t>
      </w:r>
      <w:r>
        <w:rPr>
          <w:rFonts w:ascii="Arial" w:hAnsi="Arial" w:cs="Arial"/>
        </w:rPr>
        <w:t>the Client</w:t>
      </w:r>
      <w:r w:rsidRPr="00B90C20">
        <w:rPr>
          <w:rFonts w:ascii="Arial" w:hAnsi="Arial" w:cs="Arial"/>
        </w:rPr>
        <w:t>, government departments relative to their discipline and the timing and content of their individual deliverables and services.</w:t>
      </w:r>
    </w:p>
    <w:p w14:paraId="10CBE741" w14:textId="5CC2FD8D" w:rsidR="00DD71E7" w:rsidRPr="008B74F8" w:rsidRDefault="008425AF" w:rsidP="00A66B48">
      <w:pPr>
        <w:adjustRightInd w:val="0"/>
        <w:snapToGrid w:val="0"/>
        <w:spacing w:before="120" w:after="120"/>
        <w:ind w:left="720" w:right="57"/>
        <w:jc w:val="both"/>
        <w:rPr>
          <w:rFonts w:ascii="Arial" w:hAnsi="Arial" w:cs="Arial"/>
          <w:bCs/>
        </w:rPr>
      </w:pPr>
      <w:r w:rsidRPr="008B74F8">
        <w:rPr>
          <w:rFonts w:ascii="Arial" w:hAnsi="Arial" w:cs="Arial"/>
          <w:bCs/>
        </w:rPr>
        <w:t xml:space="preserve">We have a strong supporting team of </w:t>
      </w:r>
      <w:proofErr w:type="gramStart"/>
      <w:r w:rsidR="00A66B48" w:rsidRPr="008B74F8">
        <w:rPr>
          <w:rFonts w:ascii="Arial" w:hAnsi="Arial" w:cs="Arial"/>
          <w:bCs/>
        </w:rPr>
        <w:t>C</w:t>
      </w:r>
      <w:r w:rsidRPr="008B74F8">
        <w:rPr>
          <w:rFonts w:ascii="Arial" w:hAnsi="Arial" w:cs="Arial"/>
          <w:bCs/>
        </w:rPr>
        <w:t>onsultants</w:t>
      </w:r>
      <w:proofErr w:type="gramEnd"/>
      <w:r w:rsidRPr="008B74F8">
        <w:rPr>
          <w:rFonts w:ascii="Arial" w:hAnsi="Arial" w:cs="Arial"/>
          <w:bCs/>
        </w:rPr>
        <w:t xml:space="preserve"> and their information is shared in the following chapters and in the </w:t>
      </w:r>
      <w:r w:rsidR="008B74F8" w:rsidRPr="008B74F8">
        <w:rPr>
          <w:rFonts w:ascii="Arial" w:hAnsi="Arial" w:cs="Arial"/>
          <w:bCs/>
        </w:rPr>
        <w:t>A</w:t>
      </w:r>
      <w:r w:rsidRPr="008B74F8">
        <w:rPr>
          <w:rFonts w:ascii="Arial" w:hAnsi="Arial" w:cs="Arial"/>
          <w:bCs/>
        </w:rPr>
        <w:t>ppendices.</w:t>
      </w:r>
    </w:p>
    <w:p w14:paraId="6E4EAC8A" w14:textId="4EE1FEE6" w:rsidR="008425AF" w:rsidRPr="008425AF" w:rsidRDefault="00E015B1" w:rsidP="008425AF">
      <w:pPr>
        <w:pStyle w:val="ListParagraph"/>
        <w:numPr>
          <w:ilvl w:val="0"/>
          <w:numId w:val="38"/>
        </w:numPr>
        <w:autoSpaceDE w:val="0"/>
        <w:autoSpaceDN w:val="0"/>
        <w:adjustRightInd w:val="0"/>
        <w:rPr>
          <w:rFonts w:ascii="Arial" w:hAnsi="Arial" w:cs="Arial"/>
          <w:b/>
          <w:sz w:val="28"/>
          <w:szCs w:val="28"/>
          <w:lang w:val="en-GB" w:eastAsia="zh-CN"/>
        </w:rPr>
      </w:pPr>
      <w:r w:rsidRPr="00E015B1">
        <w:rPr>
          <w:rFonts w:ascii="Arial" w:hAnsi="Arial" w:cs="Arial"/>
          <w:b/>
          <w:sz w:val="28"/>
          <w:szCs w:val="28"/>
          <w:lang w:val="en-GB" w:eastAsia="zh-CN"/>
        </w:rPr>
        <w:lastRenderedPageBreak/>
        <w:t>Approach to Cost Effectiveness</w:t>
      </w:r>
    </w:p>
    <w:p w14:paraId="5964CCA1" w14:textId="1FACB182" w:rsidR="00E015B1" w:rsidRDefault="00E015B1" w:rsidP="00E015B1">
      <w:pPr>
        <w:pStyle w:val="ListParagraph"/>
        <w:numPr>
          <w:ilvl w:val="0"/>
          <w:numId w:val="33"/>
        </w:numPr>
        <w:autoSpaceDE w:val="0"/>
        <w:autoSpaceDN w:val="0"/>
        <w:adjustRightInd w:val="0"/>
        <w:rPr>
          <w:rFonts w:ascii="Arial" w:hAnsi="Arial" w:cs="Arial"/>
          <w:b/>
          <w:sz w:val="28"/>
          <w:szCs w:val="28"/>
          <w:lang w:val="en-GB" w:eastAsia="zh-CN"/>
        </w:rPr>
      </w:pPr>
      <w:r w:rsidRPr="00E015B1">
        <w:rPr>
          <w:rFonts w:ascii="Arial" w:hAnsi="Arial" w:cs="Arial"/>
          <w:b/>
          <w:sz w:val="28"/>
          <w:szCs w:val="28"/>
          <w:lang w:val="en-GB" w:eastAsia="zh-CN"/>
        </w:rPr>
        <w:t>Examples of Past Projects that demonstrate that Consultants will have ability to produce cost effective procedures</w:t>
      </w:r>
    </w:p>
    <w:p w14:paraId="3F228DFC" w14:textId="17F47418" w:rsidR="008425AF" w:rsidRDefault="008425AF" w:rsidP="008425AF">
      <w:pPr>
        <w:autoSpaceDE w:val="0"/>
        <w:autoSpaceDN w:val="0"/>
        <w:adjustRightInd w:val="0"/>
        <w:rPr>
          <w:rFonts w:ascii="Arial" w:hAnsi="Arial" w:cs="Arial"/>
          <w:b/>
          <w:sz w:val="28"/>
          <w:szCs w:val="28"/>
          <w:lang w:val="en-GB" w:eastAsia="zh-CN"/>
        </w:rPr>
      </w:pPr>
    </w:p>
    <w:p w14:paraId="42E8E975" w14:textId="1B5FF96D" w:rsidR="008425AF" w:rsidRDefault="008425AF" w:rsidP="008425AF">
      <w:pPr>
        <w:autoSpaceDE w:val="0"/>
        <w:autoSpaceDN w:val="0"/>
        <w:adjustRightInd w:val="0"/>
        <w:rPr>
          <w:rFonts w:ascii="Arial" w:hAnsi="Arial" w:cs="Arial"/>
          <w:bCs/>
          <w:lang w:val="en-GB" w:eastAsia="zh-CN"/>
        </w:rPr>
      </w:pPr>
      <w:r w:rsidRPr="008425AF">
        <w:rPr>
          <w:rFonts w:ascii="Arial" w:hAnsi="Arial" w:cs="Arial"/>
          <w:bCs/>
          <w:lang w:val="en-GB" w:eastAsia="zh-CN"/>
        </w:rPr>
        <w:t>HEAD Architecture has a proven track record as an award</w:t>
      </w:r>
      <w:r>
        <w:rPr>
          <w:rFonts w:ascii="Arial" w:hAnsi="Arial" w:cs="Arial"/>
          <w:bCs/>
          <w:lang w:val="en-GB" w:eastAsia="zh-CN"/>
        </w:rPr>
        <w:t>-</w:t>
      </w:r>
      <w:r w:rsidRPr="008425AF">
        <w:rPr>
          <w:rFonts w:ascii="Arial" w:hAnsi="Arial" w:cs="Arial"/>
          <w:bCs/>
          <w:lang w:val="en-GB" w:eastAsia="zh-CN"/>
        </w:rPr>
        <w:t xml:space="preserve">winning design company, but also have an enviable repeat client base, due </w:t>
      </w:r>
      <w:r>
        <w:rPr>
          <w:rFonts w:ascii="Arial" w:hAnsi="Arial" w:cs="Arial"/>
          <w:bCs/>
          <w:lang w:val="en-GB" w:eastAsia="zh-CN"/>
        </w:rPr>
        <w:t>to our ability to project manage efficiently, controlling costs and minimising Variation Orders, while maintaining team stability throughout the duration of the project.</w:t>
      </w:r>
    </w:p>
    <w:p w14:paraId="4BF093F4" w14:textId="6768CACF" w:rsidR="008B74F8" w:rsidRDefault="008B74F8" w:rsidP="008425AF">
      <w:pPr>
        <w:autoSpaceDE w:val="0"/>
        <w:autoSpaceDN w:val="0"/>
        <w:adjustRightInd w:val="0"/>
        <w:rPr>
          <w:rFonts w:ascii="Arial" w:hAnsi="Arial" w:cs="Arial"/>
          <w:bCs/>
          <w:lang w:val="en-GB" w:eastAsia="zh-CN"/>
        </w:rPr>
      </w:pPr>
    </w:p>
    <w:p w14:paraId="3A3958DE" w14:textId="239E7CE1" w:rsidR="008B74F8" w:rsidRDefault="008B74F8" w:rsidP="008425AF">
      <w:pPr>
        <w:autoSpaceDE w:val="0"/>
        <w:autoSpaceDN w:val="0"/>
        <w:adjustRightInd w:val="0"/>
        <w:rPr>
          <w:rFonts w:ascii="Arial" w:hAnsi="Arial" w:cs="Arial"/>
          <w:bCs/>
          <w:lang w:val="en-GB" w:eastAsia="zh-CN"/>
        </w:rPr>
      </w:pPr>
      <w:r>
        <w:rPr>
          <w:rFonts w:ascii="Arial" w:hAnsi="Arial" w:cs="Arial"/>
          <w:bCs/>
          <w:lang w:val="en-GB" w:eastAsia="zh-CN"/>
        </w:rPr>
        <w:t>As we work with several large retailers, we understand the requirement for knowing market rates, so that prices can be fixed and carried across multiple projects that are running concurrently and in more than one country at any one time.</w:t>
      </w:r>
    </w:p>
    <w:p w14:paraId="12298C92" w14:textId="5F0285CB" w:rsidR="008B74F8" w:rsidRDefault="008B74F8" w:rsidP="008425AF">
      <w:pPr>
        <w:autoSpaceDE w:val="0"/>
        <w:autoSpaceDN w:val="0"/>
        <w:adjustRightInd w:val="0"/>
        <w:rPr>
          <w:rFonts w:ascii="Arial" w:hAnsi="Arial" w:cs="Arial"/>
          <w:bCs/>
          <w:lang w:val="en-GB" w:eastAsia="zh-CN"/>
        </w:rPr>
      </w:pPr>
    </w:p>
    <w:p w14:paraId="0B0B168E" w14:textId="1BBC3E9E" w:rsidR="00E015B1" w:rsidRDefault="00E015B1" w:rsidP="00E015B1">
      <w:pPr>
        <w:pStyle w:val="ListParagraph"/>
        <w:numPr>
          <w:ilvl w:val="0"/>
          <w:numId w:val="33"/>
        </w:numPr>
        <w:autoSpaceDE w:val="0"/>
        <w:autoSpaceDN w:val="0"/>
        <w:adjustRightInd w:val="0"/>
        <w:rPr>
          <w:rFonts w:ascii="Arial" w:hAnsi="Arial" w:cs="Arial"/>
          <w:b/>
          <w:sz w:val="28"/>
          <w:szCs w:val="28"/>
          <w:lang w:val="en-GB" w:eastAsia="zh-CN"/>
        </w:rPr>
      </w:pPr>
      <w:r w:rsidRPr="00E015B1">
        <w:rPr>
          <w:rFonts w:ascii="Arial" w:hAnsi="Arial" w:cs="Arial"/>
          <w:b/>
          <w:sz w:val="28"/>
          <w:szCs w:val="28"/>
          <w:lang w:val="en-GB" w:eastAsia="zh-CN"/>
        </w:rPr>
        <w:t xml:space="preserve">Approach to achieve cost effectiveness, energy efficiency, environmental </w:t>
      </w:r>
      <w:proofErr w:type="gramStart"/>
      <w:r w:rsidRPr="00E015B1">
        <w:rPr>
          <w:rFonts w:ascii="Arial" w:hAnsi="Arial" w:cs="Arial"/>
          <w:b/>
          <w:sz w:val="28"/>
          <w:szCs w:val="28"/>
          <w:lang w:val="en-GB" w:eastAsia="zh-CN"/>
        </w:rPr>
        <w:t>friendliness</w:t>
      </w:r>
      <w:proofErr w:type="gramEnd"/>
      <w:r w:rsidRPr="00E015B1">
        <w:rPr>
          <w:rFonts w:ascii="Arial" w:hAnsi="Arial" w:cs="Arial"/>
          <w:b/>
          <w:sz w:val="28"/>
          <w:szCs w:val="28"/>
          <w:lang w:val="en-GB" w:eastAsia="zh-CN"/>
        </w:rPr>
        <w:t xml:space="preserve"> and green procurement</w:t>
      </w:r>
    </w:p>
    <w:p w14:paraId="1FBAF87C" w14:textId="2F33587C" w:rsidR="008425AF" w:rsidRPr="008425AF" w:rsidRDefault="008425AF" w:rsidP="008425AF">
      <w:pPr>
        <w:autoSpaceDE w:val="0"/>
        <w:autoSpaceDN w:val="0"/>
        <w:adjustRightInd w:val="0"/>
        <w:rPr>
          <w:rFonts w:ascii="Arial" w:hAnsi="Arial" w:cs="Arial"/>
          <w:bCs/>
          <w:lang w:val="en-GB" w:eastAsia="zh-CN"/>
        </w:rPr>
      </w:pPr>
    </w:p>
    <w:p w14:paraId="08C91680" w14:textId="77777777" w:rsidR="008B74F8" w:rsidRDefault="008B74F8" w:rsidP="008425AF">
      <w:pPr>
        <w:autoSpaceDE w:val="0"/>
        <w:autoSpaceDN w:val="0"/>
        <w:adjustRightInd w:val="0"/>
        <w:rPr>
          <w:rFonts w:ascii="Arial" w:hAnsi="Arial" w:cs="Arial"/>
          <w:bCs/>
          <w:lang w:val="en-GB" w:eastAsia="zh-CN"/>
        </w:rPr>
      </w:pPr>
    </w:p>
    <w:p w14:paraId="74E8DB87" w14:textId="77777777" w:rsidR="008B74F8" w:rsidRDefault="008B74F8" w:rsidP="008425AF">
      <w:pPr>
        <w:autoSpaceDE w:val="0"/>
        <w:autoSpaceDN w:val="0"/>
        <w:adjustRightInd w:val="0"/>
        <w:rPr>
          <w:rFonts w:ascii="Arial" w:hAnsi="Arial" w:cs="Arial"/>
          <w:bCs/>
          <w:lang w:val="en-GB" w:eastAsia="zh-CN"/>
        </w:rPr>
      </w:pPr>
    </w:p>
    <w:p w14:paraId="5FD65B1F" w14:textId="2570D6B0" w:rsidR="008425AF" w:rsidRDefault="008425AF" w:rsidP="008425AF">
      <w:pPr>
        <w:autoSpaceDE w:val="0"/>
        <w:autoSpaceDN w:val="0"/>
        <w:adjustRightInd w:val="0"/>
        <w:rPr>
          <w:rFonts w:ascii="Arial" w:hAnsi="Arial" w:cs="Arial"/>
          <w:bCs/>
          <w:lang w:val="en-GB" w:eastAsia="zh-CN"/>
        </w:rPr>
      </w:pPr>
      <w:r w:rsidRPr="008425AF">
        <w:rPr>
          <w:rFonts w:ascii="Arial" w:hAnsi="Arial" w:cs="Arial"/>
          <w:bCs/>
          <w:lang w:val="en-GB" w:eastAsia="zh-CN"/>
        </w:rPr>
        <w:t>HEAD Architecture partners with NBBJ as local architect on several floors of the Cheung Kong Tower for Bloomberg.  The project was the first LEED project to be awarded Platinum status in Hong Kong.</w:t>
      </w:r>
    </w:p>
    <w:p w14:paraId="522C7D37" w14:textId="0FCC7D14" w:rsidR="008425AF" w:rsidRDefault="008425AF" w:rsidP="008425AF">
      <w:pPr>
        <w:autoSpaceDE w:val="0"/>
        <w:autoSpaceDN w:val="0"/>
        <w:adjustRightInd w:val="0"/>
        <w:rPr>
          <w:rFonts w:ascii="Arial" w:hAnsi="Arial" w:cs="Arial"/>
          <w:bCs/>
          <w:lang w:val="en-GB" w:eastAsia="zh-CN"/>
        </w:rPr>
      </w:pPr>
    </w:p>
    <w:p w14:paraId="32E7106E" w14:textId="241E9772" w:rsidR="008425AF" w:rsidRPr="008425AF" w:rsidRDefault="008425AF" w:rsidP="008425AF">
      <w:pPr>
        <w:autoSpaceDE w:val="0"/>
        <w:autoSpaceDN w:val="0"/>
        <w:adjustRightInd w:val="0"/>
        <w:rPr>
          <w:rFonts w:ascii="Arial" w:hAnsi="Arial" w:cs="Arial"/>
          <w:bCs/>
          <w:lang w:val="en-GB" w:eastAsia="zh-CN"/>
        </w:rPr>
      </w:pPr>
      <w:r>
        <w:rPr>
          <w:rFonts w:ascii="Arial" w:hAnsi="Arial" w:cs="Arial"/>
          <w:bCs/>
          <w:lang w:val="en-GB" w:eastAsia="zh-CN"/>
        </w:rPr>
        <w:t xml:space="preserve">On the M+ Learning Centre, we have brought AEE into our team.  They have an excellent global and local list of projects that form part of Appendix </w:t>
      </w:r>
      <w:r w:rsidR="008B74F8">
        <w:rPr>
          <w:rFonts w:ascii="Arial" w:hAnsi="Arial" w:cs="Arial"/>
          <w:bCs/>
          <w:lang w:val="en-GB" w:eastAsia="zh-CN"/>
        </w:rPr>
        <w:t>2</w:t>
      </w:r>
      <w:r>
        <w:rPr>
          <w:rFonts w:ascii="Arial" w:hAnsi="Arial" w:cs="Arial"/>
          <w:bCs/>
          <w:lang w:val="en-GB" w:eastAsia="zh-CN"/>
        </w:rPr>
        <w:t xml:space="preserve">: Relevant Project </w:t>
      </w:r>
      <w:r w:rsidR="008B74F8">
        <w:rPr>
          <w:rFonts w:ascii="Arial" w:hAnsi="Arial" w:cs="Arial"/>
          <w:bCs/>
          <w:lang w:val="en-GB" w:eastAsia="zh-CN"/>
        </w:rPr>
        <w:t>References</w:t>
      </w:r>
      <w:r>
        <w:rPr>
          <w:rFonts w:ascii="Arial" w:hAnsi="Arial" w:cs="Arial"/>
          <w:bCs/>
          <w:lang w:val="en-GB" w:eastAsia="zh-CN"/>
        </w:rPr>
        <w:t>.</w:t>
      </w:r>
    </w:p>
    <w:p w14:paraId="2A5DBCCA" w14:textId="77777777" w:rsidR="008425AF" w:rsidRDefault="008425AF" w:rsidP="008425AF">
      <w:pPr>
        <w:autoSpaceDE w:val="0"/>
        <w:autoSpaceDN w:val="0"/>
        <w:adjustRightInd w:val="0"/>
        <w:rPr>
          <w:rFonts w:ascii="Arial" w:hAnsi="Arial" w:cs="Arial"/>
          <w:b/>
          <w:szCs w:val="21"/>
          <w:lang w:val="en-GB" w:eastAsia="zh-CN"/>
        </w:rPr>
      </w:pPr>
    </w:p>
    <w:p w14:paraId="67379D9E" w14:textId="44A4A8E9" w:rsidR="008B74F8" w:rsidRPr="008425AF" w:rsidRDefault="008B74F8" w:rsidP="008B74F8">
      <w:pPr>
        <w:autoSpaceDE w:val="0"/>
        <w:autoSpaceDN w:val="0"/>
        <w:adjustRightInd w:val="0"/>
        <w:rPr>
          <w:rFonts w:ascii="Arial" w:hAnsi="Arial" w:cs="Arial"/>
          <w:bCs/>
          <w:lang w:val="en-GB" w:eastAsia="zh-CN"/>
        </w:rPr>
      </w:pPr>
      <w:r>
        <w:rPr>
          <w:rFonts w:ascii="Arial" w:hAnsi="Arial" w:cs="Arial"/>
          <w:bCs/>
          <w:lang w:val="en-GB" w:eastAsia="zh-CN"/>
        </w:rPr>
        <w:t>All e</w:t>
      </w:r>
      <w:r>
        <w:rPr>
          <w:rFonts w:ascii="Arial" w:hAnsi="Arial" w:cs="Arial"/>
          <w:bCs/>
          <w:lang w:val="en-GB" w:eastAsia="zh-CN"/>
        </w:rPr>
        <w:t>fforts will be made to source all materials locally, minimising the requirements for large carbon footprints.</w:t>
      </w:r>
    </w:p>
    <w:p w14:paraId="5BA6AA29" w14:textId="77777777" w:rsidR="008B74F8" w:rsidRPr="008425AF" w:rsidRDefault="008B74F8" w:rsidP="008B74F8">
      <w:pPr>
        <w:autoSpaceDE w:val="0"/>
        <w:autoSpaceDN w:val="0"/>
        <w:adjustRightInd w:val="0"/>
        <w:rPr>
          <w:rFonts w:ascii="Arial" w:hAnsi="Arial" w:cs="Arial"/>
          <w:b/>
          <w:sz w:val="28"/>
          <w:szCs w:val="28"/>
          <w:lang w:val="en-GB" w:eastAsia="zh-CN"/>
        </w:rPr>
      </w:pPr>
    </w:p>
    <w:p w14:paraId="16A2563A" w14:textId="524AA127" w:rsidR="008425AF" w:rsidRDefault="008425AF" w:rsidP="008425AF">
      <w:pPr>
        <w:autoSpaceDE w:val="0"/>
        <w:autoSpaceDN w:val="0"/>
        <w:adjustRightInd w:val="0"/>
        <w:rPr>
          <w:rFonts w:ascii="Arial" w:hAnsi="Arial" w:cs="Arial"/>
          <w:b/>
          <w:szCs w:val="21"/>
          <w:lang w:val="en-GB" w:eastAsia="zh-CN"/>
        </w:rPr>
      </w:pPr>
    </w:p>
    <w:p w14:paraId="14153A53" w14:textId="0D6B3DE0" w:rsidR="00A66B48" w:rsidRDefault="00A66B48" w:rsidP="008425AF">
      <w:pPr>
        <w:autoSpaceDE w:val="0"/>
        <w:autoSpaceDN w:val="0"/>
        <w:adjustRightInd w:val="0"/>
        <w:rPr>
          <w:rFonts w:ascii="Arial" w:hAnsi="Arial" w:cs="Arial"/>
          <w:b/>
          <w:szCs w:val="21"/>
          <w:lang w:val="en-GB" w:eastAsia="zh-CN"/>
        </w:rPr>
      </w:pPr>
    </w:p>
    <w:p w14:paraId="663164EF" w14:textId="0FFA0543" w:rsidR="00A66B48" w:rsidRDefault="00A66B48" w:rsidP="008425AF">
      <w:pPr>
        <w:autoSpaceDE w:val="0"/>
        <w:autoSpaceDN w:val="0"/>
        <w:adjustRightInd w:val="0"/>
        <w:rPr>
          <w:rFonts w:ascii="Arial" w:hAnsi="Arial" w:cs="Arial"/>
          <w:b/>
          <w:szCs w:val="21"/>
          <w:lang w:val="en-GB" w:eastAsia="zh-CN"/>
        </w:rPr>
      </w:pPr>
    </w:p>
    <w:p w14:paraId="05A8860E" w14:textId="2D2B68BB" w:rsidR="00A66B48" w:rsidRDefault="00A66B48" w:rsidP="008425AF">
      <w:pPr>
        <w:autoSpaceDE w:val="0"/>
        <w:autoSpaceDN w:val="0"/>
        <w:adjustRightInd w:val="0"/>
        <w:rPr>
          <w:rFonts w:ascii="Arial" w:hAnsi="Arial" w:cs="Arial"/>
          <w:b/>
          <w:szCs w:val="21"/>
          <w:lang w:val="en-GB" w:eastAsia="zh-CN"/>
        </w:rPr>
      </w:pPr>
    </w:p>
    <w:p w14:paraId="755D96C3" w14:textId="226DA5F6" w:rsidR="00A66B48" w:rsidRDefault="00A66B48" w:rsidP="008425AF">
      <w:pPr>
        <w:autoSpaceDE w:val="0"/>
        <w:autoSpaceDN w:val="0"/>
        <w:adjustRightInd w:val="0"/>
        <w:rPr>
          <w:rFonts w:ascii="Arial" w:hAnsi="Arial" w:cs="Arial"/>
          <w:b/>
          <w:szCs w:val="21"/>
          <w:lang w:val="en-GB" w:eastAsia="zh-CN"/>
        </w:rPr>
      </w:pPr>
    </w:p>
    <w:p w14:paraId="6384903A" w14:textId="6F9DF44F" w:rsidR="00A66B48" w:rsidRDefault="00A66B48" w:rsidP="008425AF">
      <w:pPr>
        <w:autoSpaceDE w:val="0"/>
        <w:autoSpaceDN w:val="0"/>
        <w:adjustRightInd w:val="0"/>
        <w:rPr>
          <w:rFonts w:ascii="Arial" w:hAnsi="Arial" w:cs="Arial"/>
          <w:b/>
          <w:szCs w:val="21"/>
          <w:lang w:val="en-GB" w:eastAsia="zh-CN"/>
        </w:rPr>
      </w:pPr>
    </w:p>
    <w:p w14:paraId="19B2627A" w14:textId="6B78ABD3" w:rsidR="00A66B48" w:rsidRDefault="00A66B48" w:rsidP="008425AF">
      <w:pPr>
        <w:autoSpaceDE w:val="0"/>
        <w:autoSpaceDN w:val="0"/>
        <w:adjustRightInd w:val="0"/>
        <w:rPr>
          <w:rFonts w:ascii="Arial" w:hAnsi="Arial" w:cs="Arial"/>
          <w:b/>
          <w:szCs w:val="21"/>
          <w:lang w:val="en-GB" w:eastAsia="zh-CN"/>
        </w:rPr>
      </w:pPr>
    </w:p>
    <w:p w14:paraId="0F649EC3" w14:textId="222B61E7" w:rsidR="00A66B48" w:rsidRDefault="00A66B48" w:rsidP="008425AF">
      <w:pPr>
        <w:autoSpaceDE w:val="0"/>
        <w:autoSpaceDN w:val="0"/>
        <w:adjustRightInd w:val="0"/>
        <w:rPr>
          <w:rFonts w:ascii="Arial" w:hAnsi="Arial" w:cs="Arial"/>
          <w:b/>
          <w:szCs w:val="21"/>
          <w:lang w:val="en-GB" w:eastAsia="zh-CN"/>
        </w:rPr>
      </w:pPr>
    </w:p>
    <w:p w14:paraId="7557A432" w14:textId="3E4304BB" w:rsidR="00A66B48" w:rsidRDefault="00A66B48" w:rsidP="008425AF">
      <w:pPr>
        <w:autoSpaceDE w:val="0"/>
        <w:autoSpaceDN w:val="0"/>
        <w:adjustRightInd w:val="0"/>
        <w:rPr>
          <w:rFonts w:ascii="Arial" w:hAnsi="Arial" w:cs="Arial"/>
          <w:b/>
          <w:szCs w:val="21"/>
          <w:lang w:val="en-GB" w:eastAsia="zh-CN"/>
        </w:rPr>
      </w:pPr>
    </w:p>
    <w:p w14:paraId="2C19496F" w14:textId="6122F672" w:rsidR="00A66B48" w:rsidRDefault="00A66B48" w:rsidP="008425AF">
      <w:pPr>
        <w:autoSpaceDE w:val="0"/>
        <w:autoSpaceDN w:val="0"/>
        <w:adjustRightInd w:val="0"/>
        <w:rPr>
          <w:rFonts w:ascii="Arial" w:hAnsi="Arial" w:cs="Arial"/>
          <w:b/>
          <w:szCs w:val="21"/>
          <w:lang w:val="en-GB" w:eastAsia="zh-CN"/>
        </w:rPr>
      </w:pPr>
    </w:p>
    <w:p w14:paraId="15556C6D" w14:textId="092D527D" w:rsidR="00A66B48" w:rsidRDefault="00A66B48" w:rsidP="008425AF">
      <w:pPr>
        <w:autoSpaceDE w:val="0"/>
        <w:autoSpaceDN w:val="0"/>
        <w:adjustRightInd w:val="0"/>
        <w:rPr>
          <w:rFonts w:ascii="Arial" w:hAnsi="Arial" w:cs="Arial"/>
          <w:b/>
          <w:szCs w:val="21"/>
          <w:lang w:val="en-GB" w:eastAsia="zh-CN"/>
        </w:rPr>
      </w:pPr>
    </w:p>
    <w:p w14:paraId="2AC2446D" w14:textId="79C7DA38" w:rsidR="00A66B48" w:rsidRDefault="00A66B48" w:rsidP="008425AF">
      <w:pPr>
        <w:autoSpaceDE w:val="0"/>
        <w:autoSpaceDN w:val="0"/>
        <w:adjustRightInd w:val="0"/>
        <w:rPr>
          <w:rFonts w:ascii="Arial" w:hAnsi="Arial" w:cs="Arial"/>
          <w:b/>
          <w:szCs w:val="21"/>
          <w:lang w:val="en-GB" w:eastAsia="zh-CN"/>
        </w:rPr>
      </w:pPr>
    </w:p>
    <w:p w14:paraId="030B8145" w14:textId="6B6AEF55" w:rsidR="00A66B48" w:rsidRDefault="00A66B48" w:rsidP="008425AF">
      <w:pPr>
        <w:autoSpaceDE w:val="0"/>
        <w:autoSpaceDN w:val="0"/>
        <w:adjustRightInd w:val="0"/>
        <w:rPr>
          <w:rFonts w:ascii="Arial" w:hAnsi="Arial" w:cs="Arial"/>
          <w:b/>
          <w:szCs w:val="21"/>
          <w:lang w:val="en-GB" w:eastAsia="zh-CN"/>
        </w:rPr>
      </w:pPr>
    </w:p>
    <w:p w14:paraId="006C83B9" w14:textId="5E0613B7" w:rsidR="00A66B48" w:rsidRDefault="00A66B48" w:rsidP="008425AF">
      <w:pPr>
        <w:autoSpaceDE w:val="0"/>
        <w:autoSpaceDN w:val="0"/>
        <w:adjustRightInd w:val="0"/>
        <w:rPr>
          <w:rFonts w:ascii="Arial" w:hAnsi="Arial" w:cs="Arial"/>
          <w:b/>
          <w:szCs w:val="21"/>
          <w:lang w:val="en-GB" w:eastAsia="zh-CN"/>
        </w:rPr>
      </w:pPr>
    </w:p>
    <w:p w14:paraId="2A2F4693" w14:textId="72B33457" w:rsidR="00A66B48" w:rsidRDefault="00A66B48" w:rsidP="008425AF">
      <w:pPr>
        <w:autoSpaceDE w:val="0"/>
        <w:autoSpaceDN w:val="0"/>
        <w:adjustRightInd w:val="0"/>
        <w:rPr>
          <w:rFonts w:ascii="Arial" w:hAnsi="Arial" w:cs="Arial"/>
          <w:b/>
          <w:szCs w:val="21"/>
          <w:lang w:val="en-GB" w:eastAsia="zh-CN"/>
        </w:rPr>
      </w:pPr>
    </w:p>
    <w:p w14:paraId="5FEBDD9F" w14:textId="76A20BE1" w:rsidR="00A66B48" w:rsidRDefault="00A66B48" w:rsidP="008425AF">
      <w:pPr>
        <w:autoSpaceDE w:val="0"/>
        <w:autoSpaceDN w:val="0"/>
        <w:adjustRightInd w:val="0"/>
        <w:rPr>
          <w:rFonts w:ascii="Arial" w:hAnsi="Arial" w:cs="Arial"/>
          <w:b/>
          <w:szCs w:val="21"/>
          <w:lang w:val="en-GB" w:eastAsia="zh-CN"/>
        </w:rPr>
      </w:pPr>
    </w:p>
    <w:p w14:paraId="41AE9EE4" w14:textId="631256E2" w:rsidR="00A66B48" w:rsidRDefault="00A66B48" w:rsidP="008425AF">
      <w:pPr>
        <w:autoSpaceDE w:val="0"/>
        <w:autoSpaceDN w:val="0"/>
        <w:adjustRightInd w:val="0"/>
        <w:rPr>
          <w:rFonts w:ascii="Arial" w:hAnsi="Arial" w:cs="Arial"/>
          <w:b/>
          <w:szCs w:val="21"/>
          <w:lang w:val="en-GB" w:eastAsia="zh-CN"/>
        </w:rPr>
      </w:pPr>
    </w:p>
    <w:p w14:paraId="519C15EF" w14:textId="6C025900" w:rsidR="00A66B48" w:rsidRDefault="00A66B48" w:rsidP="008425AF">
      <w:pPr>
        <w:autoSpaceDE w:val="0"/>
        <w:autoSpaceDN w:val="0"/>
        <w:adjustRightInd w:val="0"/>
        <w:rPr>
          <w:rFonts w:ascii="Arial" w:hAnsi="Arial" w:cs="Arial"/>
          <w:b/>
          <w:szCs w:val="21"/>
          <w:lang w:val="en-GB" w:eastAsia="zh-CN"/>
        </w:rPr>
      </w:pPr>
    </w:p>
    <w:p w14:paraId="311D3369" w14:textId="484A17E3" w:rsidR="00A66B48" w:rsidRDefault="00A66B48" w:rsidP="008425AF">
      <w:pPr>
        <w:autoSpaceDE w:val="0"/>
        <w:autoSpaceDN w:val="0"/>
        <w:adjustRightInd w:val="0"/>
        <w:rPr>
          <w:rFonts w:ascii="Arial" w:hAnsi="Arial" w:cs="Arial"/>
          <w:b/>
          <w:szCs w:val="21"/>
          <w:lang w:val="en-GB" w:eastAsia="zh-CN"/>
        </w:rPr>
      </w:pPr>
    </w:p>
    <w:p w14:paraId="6CD29D60" w14:textId="5FA24590" w:rsidR="008425AF" w:rsidRPr="008425AF" w:rsidRDefault="008B74F8" w:rsidP="008425AF">
      <w:pPr>
        <w:pStyle w:val="ListParagraph"/>
        <w:numPr>
          <w:ilvl w:val="0"/>
          <w:numId w:val="38"/>
        </w:numPr>
        <w:autoSpaceDE w:val="0"/>
        <w:autoSpaceDN w:val="0"/>
        <w:adjustRightInd w:val="0"/>
        <w:rPr>
          <w:rFonts w:ascii="Arial" w:hAnsi="Arial" w:cs="Arial"/>
          <w:b/>
          <w:sz w:val="28"/>
          <w:szCs w:val="28"/>
          <w:lang w:val="en-GB" w:eastAsia="zh-CN"/>
        </w:rPr>
      </w:pPr>
      <w:r>
        <w:rPr>
          <w:rFonts w:ascii="Arial" w:hAnsi="Arial" w:cs="Arial"/>
          <w:b/>
          <w:sz w:val="28"/>
          <w:szCs w:val="28"/>
          <w:lang w:val="en-GB" w:eastAsia="zh-CN"/>
        </w:rPr>
        <w:t>R</w:t>
      </w:r>
      <w:r w:rsidR="008425AF" w:rsidRPr="008425AF">
        <w:rPr>
          <w:rFonts w:ascii="Arial" w:hAnsi="Arial" w:cs="Arial"/>
          <w:b/>
          <w:sz w:val="28"/>
          <w:szCs w:val="28"/>
          <w:lang w:val="en-GB" w:eastAsia="zh-CN"/>
        </w:rPr>
        <w:t>esponse to the Brief</w:t>
      </w:r>
    </w:p>
    <w:p w14:paraId="66EC4F74" w14:textId="77777777" w:rsidR="008425AF" w:rsidRPr="008425AF" w:rsidRDefault="008425AF" w:rsidP="008425AF">
      <w:pPr>
        <w:pStyle w:val="ListParagraph"/>
        <w:numPr>
          <w:ilvl w:val="0"/>
          <w:numId w:val="34"/>
        </w:numPr>
        <w:autoSpaceDE w:val="0"/>
        <w:autoSpaceDN w:val="0"/>
        <w:adjustRightInd w:val="0"/>
        <w:rPr>
          <w:rFonts w:ascii="Arial" w:hAnsi="Arial" w:cs="Arial"/>
          <w:b/>
          <w:sz w:val="28"/>
          <w:szCs w:val="28"/>
          <w:lang w:val="en-GB" w:eastAsia="zh-CN"/>
        </w:rPr>
      </w:pPr>
      <w:r w:rsidRPr="008425AF">
        <w:rPr>
          <w:rFonts w:ascii="Arial" w:hAnsi="Arial" w:cs="Arial"/>
          <w:b/>
          <w:sz w:val="28"/>
          <w:szCs w:val="28"/>
          <w:lang w:val="en-GB" w:eastAsia="zh-CN"/>
        </w:rPr>
        <w:t>Understanding of Objectives</w:t>
      </w:r>
    </w:p>
    <w:p w14:paraId="12B0FE6B" w14:textId="77777777" w:rsidR="008425AF" w:rsidRPr="008425AF" w:rsidRDefault="008425AF" w:rsidP="008425AF">
      <w:pPr>
        <w:pStyle w:val="ListParagraph"/>
        <w:numPr>
          <w:ilvl w:val="0"/>
          <w:numId w:val="34"/>
        </w:numPr>
        <w:autoSpaceDE w:val="0"/>
        <w:autoSpaceDN w:val="0"/>
        <w:adjustRightInd w:val="0"/>
        <w:rPr>
          <w:rFonts w:ascii="Arial" w:hAnsi="Arial" w:cs="Arial"/>
          <w:b/>
          <w:sz w:val="28"/>
          <w:szCs w:val="28"/>
          <w:lang w:val="en-GB" w:eastAsia="zh-CN"/>
        </w:rPr>
      </w:pPr>
      <w:r w:rsidRPr="008425AF">
        <w:rPr>
          <w:rFonts w:ascii="Arial" w:hAnsi="Arial" w:cs="Arial"/>
          <w:b/>
          <w:sz w:val="28"/>
          <w:szCs w:val="28"/>
          <w:lang w:val="en-GB" w:eastAsia="zh-CN"/>
        </w:rPr>
        <w:t>Identification and understanding of key issues/constraints/special requirements and innovative ideas</w:t>
      </w:r>
    </w:p>
    <w:p w14:paraId="50D2739E" w14:textId="77777777" w:rsidR="00C25DF3" w:rsidRDefault="00C25DF3" w:rsidP="008425AF">
      <w:pPr>
        <w:autoSpaceDE w:val="0"/>
        <w:autoSpaceDN w:val="0"/>
        <w:adjustRightInd w:val="0"/>
        <w:rPr>
          <w:rFonts w:ascii="Arial" w:hAnsi="Arial" w:cs="Arial"/>
          <w:bCs/>
          <w:szCs w:val="21"/>
          <w:lang w:val="en-GB" w:eastAsia="zh-CN"/>
        </w:rPr>
      </w:pPr>
    </w:p>
    <w:p w14:paraId="6A914394" w14:textId="77777777" w:rsidR="00C25DF3" w:rsidRDefault="008425AF" w:rsidP="008425AF">
      <w:pPr>
        <w:autoSpaceDE w:val="0"/>
        <w:autoSpaceDN w:val="0"/>
        <w:adjustRightInd w:val="0"/>
        <w:rPr>
          <w:rFonts w:ascii="Arial" w:hAnsi="Arial" w:cs="Arial"/>
          <w:bCs/>
          <w:szCs w:val="21"/>
          <w:lang w:val="en-GB" w:eastAsia="zh-CN"/>
        </w:rPr>
      </w:pPr>
      <w:r w:rsidRPr="00F60617">
        <w:rPr>
          <w:rFonts w:ascii="Arial" w:hAnsi="Arial" w:cs="Arial"/>
          <w:bCs/>
          <w:szCs w:val="21"/>
          <w:lang w:val="en-GB" w:eastAsia="zh-CN"/>
        </w:rPr>
        <w:t xml:space="preserve">The following pages show the way that our consultants have responded </w:t>
      </w:r>
      <w:r w:rsidR="00C25DF3" w:rsidRPr="00F60617">
        <w:rPr>
          <w:rFonts w:ascii="Arial" w:hAnsi="Arial" w:cs="Arial"/>
          <w:bCs/>
          <w:szCs w:val="21"/>
          <w:lang w:val="en-GB" w:eastAsia="zh-CN"/>
        </w:rPr>
        <w:t>to the brief and indicated their deliverables.</w:t>
      </w:r>
      <w:r w:rsidR="00C25DF3" w:rsidRPr="00F60617">
        <w:rPr>
          <w:rFonts w:ascii="Arial" w:hAnsi="Arial" w:cs="Arial"/>
          <w:bCs/>
          <w:szCs w:val="21"/>
          <w:u w:val="single"/>
          <w:lang w:val="en-GB" w:eastAsia="zh-CN"/>
        </w:rPr>
        <w:t xml:space="preserve">  </w:t>
      </w:r>
      <w:r w:rsidR="00C25DF3">
        <w:rPr>
          <w:rFonts w:ascii="Arial" w:hAnsi="Arial" w:cs="Arial"/>
          <w:bCs/>
          <w:szCs w:val="21"/>
          <w:lang w:val="en-GB" w:eastAsia="zh-CN"/>
        </w:rPr>
        <w:t>Bringing these approaches together, under the professional guidance of HEAD Architecture, will provide a rounded team approach to the project.</w:t>
      </w:r>
    </w:p>
    <w:p w14:paraId="167F7787" w14:textId="77777777" w:rsidR="00C25DF3" w:rsidRDefault="00C25DF3" w:rsidP="008425AF">
      <w:pPr>
        <w:autoSpaceDE w:val="0"/>
        <w:autoSpaceDN w:val="0"/>
        <w:adjustRightInd w:val="0"/>
        <w:rPr>
          <w:rFonts w:ascii="Arial" w:hAnsi="Arial" w:cs="Arial"/>
          <w:bCs/>
          <w:szCs w:val="21"/>
          <w:lang w:val="en-GB" w:eastAsia="zh-CN"/>
        </w:rPr>
      </w:pPr>
    </w:p>
    <w:p w14:paraId="7347358F" w14:textId="1A53FF3E" w:rsidR="008B74F8" w:rsidRDefault="00C25DF3" w:rsidP="008425AF">
      <w:pPr>
        <w:autoSpaceDE w:val="0"/>
        <w:autoSpaceDN w:val="0"/>
        <w:adjustRightInd w:val="0"/>
        <w:rPr>
          <w:rFonts w:ascii="Arial" w:hAnsi="Arial" w:cs="Arial"/>
          <w:bCs/>
          <w:szCs w:val="21"/>
          <w:lang w:val="en-GB" w:eastAsia="zh-CN"/>
        </w:rPr>
      </w:pPr>
      <w:r>
        <w:rPr>
          <w:rFonts w:ascii="Arial" w:hAnsi="Arial" w:cs="Arial"/>
          <w:bCs/>
          <w:szCs w:val="21"/>
          <w:lang w:val="en-GB" w:eastAsia="zh-CN"/>
        </w:rPr>
        <w:t>While the Tender comes with an initial layout</w:t>
      </w:r>
      <w:r w:rsidR="008B74F8">
        <w:rPr>
          <w:rFonts w:ascii="Arial" w:hAnsi="Arial" w:cs="Arial"/>
          <w:bCs/>
          <w:szCs w:val="21"/>
          <w:lang w:val="en-GB" w:eastAsia="zh-CN"/>
        </w:rPr>
        <w:t xml:space="preserve"> designed by a 3</w:t>
      </w:r>
      <w:r w:rsidR="008B74F8" w:rsidRPr="008B74F8">
        <w:rPr>
          <w:rFonts w:ascii="Arial" w:hAnsi="Arial" w:cs="Arial"/>
          <w:bCs/>
          <w:szCs w:val="21"/>
          <w:vertAlign w:val="superscript"/>
          <w:lang w:val="en-GB" w:eastAsia="zh-CN"/>
        </w:rPr>
        <w:t>rd</w:t>
      </w:r>
      <w:r w:rsidR="008B74F8">
        <w:rPr>
          <w:rFonts w:ascii="Arial" w:hAnsi="Arial" w:cs="Arial"/>
          <w:bCs/>
          <w:szCs w:val="21"/>
          <w:lang w:val="en-GB" w:eastAsia="zh-CN"/>
        </w:rPr>
        <w:t xml:space="preserve"> party at a previous time</w:t>
      </w:r>
      <w:r>
        <w:rPr>
          <w:rFonts w:ascii="Arial" w:hAnsi="Arial" w:cs="Arial"/>
          <w:bCs/>
          <w:szCs w:val="21"/>
          <w:lang w:val="en-GB" w:eastAsia="zh-CN"/>
        </w:rPr>
        <w:t>, HEAD Architecture will work with Lingnan University through a day</w:t>
      </w:r>
      <w:r w:rsidR="00262371">
        <w:rPr>
          <w:rFonts w:ascii="Arial" w:hAnsi="Arial" w:cs="Arial"/>
          <w:bCs/>
          <w:szCs w:val="21"/>
          <w:lang w:val="en-GB" w:eastAsia="zh-CN"/>
        </w:rPr>
        <w:t>-</w:t>
      </w:r>
      <w:r>
        <w:rPr>
          <w:rFonts w:ascii="Arial" w:hAnsi="Arial" w:cs="Arial"/>
          <w:bCs/>
          <w:szCs w:val="21"/>
          <w:lang w:val="en-GB" w:eastAsia="zh-CN"/>
        </w:rPr>
        <w:t>long Workshop to develop the Schedule of Accommodation that is still to be defined.  Challenges involve tight lift lobbies, multiple circulation routes and a very low ceiling on the 12</w:t>
      </w:r>
      <w:r w:rsidRPr="00C25DF3">
        <w:rPr>
          <w:rFonts w:ascii="Arial" w:hAnsi="Arial" w:cs="Arial"/>
          <w:bCs/>
          <w:szCs w:val="21"/>
          <w:vertAlign w:val="superscript"/>
          <w:lang w:val="en-GB" w:eastAsia="zh-CN"/>
        </w:rPr>
        <w:t>th</w:t>
      </w:r>
      <w:r>
        <w:rPr>
          <w:rFonts w:ascii="Arial" w:hAnsi="Arial" w:cs="Arial"/>
          <w:bCs/>
          <w:szCs w:val="21"/>
          <w:lang w:val="en-GB" w:eastAsia="zh-CN"/>
        </w:rPr>
        <w:t xml:space="preserve"> Floor.  The 13</w:t>
      </w:r>
      <w:r w:rsidRPr="00C25DF3">
        <w:rPr>
          <w:rFonts w:ascii="Arial" w:hAnsi="Arial" w:cs="Arial"/>
          <w:bCs/>
          <w:szCs w:val="21"/>
          <w:vertAlign w:val="superscript"/>
          <w:lang w:val="en-GB" w:eastAsia="zh-CN"/>
        </w:rPr>
        <w:t>th</w:t>
      </w:r>
      <w:r>
        <w:rPr>
          <w:rFonts w:ascii="Arial" w:hAnsi="Arial" w:cs="Arial"/>
          <w:bCs/>
          <w:szCs w:val="21"/>
          <w:lang w:val="en-GB" w:eastAsia="zh-CN"/>
        </w:rPr>
        <w:t xml:space="preserve"> </w:t>
      </w:r>
      <w:proofErr w:type="gramStart"/>
      <w:r>
        <w:rPr>
          <w:rFonts w:ascii="Arial" w:hAnsi="Arial" w:cs="Arial"/>
          <w:bCs/>
          <w:szCs w:val="21"/>
          <w:lang w:val="en-GB" w:eastAsia="zh-CN"/>
        </w:rPr>
        <w:t>Floor</w:t>
      </w:r>
      <w:proofErr w:type="gramEnd"/>
      <w:r>
        <w:rPr>
          <w:rFonts w:ascii="Arial" w:hAnsi="Arial" w:cs="Arial"/>
          <w:bCs/>
          <w:szCs w:val="21"/>
          <w:lang w:val="en-GB" w:eastAsia="zh-CN"/>
        </w:rPr>
        <w:t xml:space="preserve"> however, offers the luxury of a high ceiling and the opportunity to explore space in 3 dimensions.</w:t>
      </w:r>
    </w:p>
    <w:p w14:paraId="30F853AD" w14:textId="77777777" w:rsidR="008B74F8" w:rsidRDefault="008B74F8" w:rsidP="008425AF">
      <w:pPr>
        <w:autoSpaceDE w:val="0"/>
        <w:autoSpaceDN w:val="0"/>
        <w:adjustRightInd w:val="0"/>
        <w:rPr>
          <w:rFonts w:ascii="Arial" w:hAnsi="Arial" w:cs="Arial"/>
          <w:bCs/>
          <w:szCs w:val="21"/>
          <w:lang w:val="en-GB" w:eastAsia="zh-CN"/>
        </w:rPr>
      </w:pPr>
    </w:p>
    <w:p w14:paraId="2CE8B2D2" w14:textId="77777777" w:rsidR="00262371" w:rsidRDefault="00262371" w:rsidP="008425AF">
      <w:pPr>
        <w:autoSpaceDE w:val="0"/>
        <w:autoSpaceDN w:val="0"/>
        <w:adjustRightInd w:val="0"/>
        <w:rPr>
          <w:rFonts w:ascii="Arial" w:hAnsi="Arial" w:cs="Arial"/>
          <w:bCs/>
          <w:szCs w:val="21"/>
          <w:lang w:val="en-GB" w:eastAsia="zh-CN"/>
        </w:rPr>
      </w:pPr>
      <w:r>
        <w:rPr>
          <w:rFonts w:ascii="Arial" w:hAnsi="Arial" w:cs="Arial"/>
          <w:bCs/>
          <w:szCs w:val="21"/>
          <w:lang w:val="en-GB" w:eastAsia="zh-CN"/>
        </w:rPr>
        <w:t>The following pages highlight the responses to the Tender and anticipated scope of our consultants:</w:t>
      </w:r>
    </w:p>
    <w:p w14:paraId="69BA8F11" w14:textId="77777777" w:rsidR="00262371" w:rsidRDefault="00262371" w:rsidP="008425AF">
      <w:pPr>
        <w:autoSpaceDE w:val="0"/>
        <w:autoSpaceDN w:val="0"/>
        <w:adjustRightInd w:val="0"/>
        <w:rPr>
          <w:rFonts w:ascii="Arial" w:hAnsi="Arial" w:cs="Arial"/>
          <w:bCs/>
          <w:szCs w:val="21"/>
          <w:lang w:val="en-GB" w:eastAsia="zh-CN"/>
        </w:rPr>
      </w:pPr>
    </w:p>
    <w:p w14:paraId="1ADA726D" w14:textId="2DFC4AC8" w:rsidR="00262371" w:rsidRPr="00262371" w:rsidRDefault="00262371" w:rsidP="00262371">
      <w:pPr>
        <w:pStyle w:val="ListParagraph"/>
        <w:numPr>
          <w:ilvl w:val="0"/>
          <w:numId w:val="43"/>
        </w:numPr>
        <w:autoSpaceDE w:val="0"/>
        <w:autoSpaceDN w:val="0"/>
        <w:adjustRightInd w:val="0"/>
        <w:rPr>
          <w:rFonts w:ascii="Arial" w:hAnsi="Arial" w:cs="Arial"/>
          <w:bCs/>
          <w:szCs w:val="21"/>
          <w:lang w:val="en-GB" w:eastAsia="zh-CN"/>
        </w:rPr>
      </w:pPr>
      <w:r w:rsidRPr="00F60617">
        <w:rPr>
          <w:rFonts w:ascii="Arial" w:hAnsi="Arial" w:cs="Arial"/>
          <w:b/>
          <w:szCs w:val="21"/>
          <w:lang w:val="en-GB" w:eastAsia="zh-CN"/>
        </w:rPr>
        <w:t>AEE</w:t>
      </w:r>
      <w:r>
        <w:rPr>
          <w:rFonts w:ascii="Arial" w:hAnsi="Arial" w:cs="Arial"/>
          <w:bCs/>
          <w:szCs w:val="21"/>
          <w:lang w:val="en-GB" w:eastAsia="zh-CN"/>
        </w:rPr>
        <w:t xml:space="preserve"> (Beam Consultant)</w:t>
      </w:r>
    </w:p>
    <w:p w14:paraId="16112B82" w14:textId="260955CA" w:rsidR="00262371" w:rsidRPr="00262371" w:rsidRDefault="00262371" w:rsidP="00262371">
      <w:pPr>
        <w:pStyle w:val="ListParagraph"/>
        <w:numPr>
          <w:ilvl w:val="0"/>
          <w:numId w:val="43"/>
        </w:numPr>
        <w:autoSpaceDE w:val="0"/>
        <w:autoSpaceDN w:val="0"/>
        <w:adjustRightInd w:val="0"/>
        <w:rPr>
          <w:rFonts w:ascii="Arial" w:hAnsi="Arial" w:cs="Arial"/>
          <w:bCs/>
          <w:szCs w:val="21"/>
          <w:lang w:val="en-GB" w:eastAsia="zh-CN"/>
        </w:rPr>
      </w:pPr>
      <w:r w:rsidRPr="00F60617">
        <w:rPr>
          <w:rFonts w:ascii="Arial" w:hAnsi="Arial" w:cs="Arial"/>
          <w:b/>
          <w:szCs w:val="21"/>
          <w:lang w:val="en-GB" w:eastAsia="zh-CN"/>
        </w:rPr>
        <w:t>FCP</w:t>
      </w:r>
      <w:r>
        <w:rPr>
          <w:rFonts w:ascii="Arial" w:hAnsi="Arial" w:cs="Arial"/>
          <w:bCs/>
          <w:szCs w:val="21"/>
          <w:lang w:val="en-GB" w:eastAsia="zh-CN"/>
        </w:rPr>
        <w:t xml:space="preserve"> (MEP Consultant)</w:t>
      </w:r>
    </w:p>
    <w:p w14:paraId="57C7BB19" w14:textId="5F37FFD6" w:rsidR="00262371" w:rsidRDefault="00262371" w:rsidP="00262371">
      <w:pPr>
        <w:pStyle w:val="ListParagraph"/>
        <w:numPr>
          <w:ilvl w:val="0"/>
          <w:numId w:val="43"/>
        </w:numPr>
        <w:autoSpaceDE w:val="0"/>
        <w:autoSpaceDN w:val="0"/>
        <w:adjustRightInd w:val="0"/>
        <w:rPr>
          <w:rFonts w:ascii="Arial" w:hAnsi="Arial" w:cs="Arial"/>
          <w:bCs/>
          <w:szCs w:val="21"/>
          <w:lang w:val="en-GB" w:eastAsia="zh-CN"/>
        </w:rPr>
      </w:pPr>
      <w:proofErr w:type="spellStart"/>
      <w:r w:rsidRPr="00F60617">
        <w:rPr>
          <w:rFonts w:ascii="Arial" w:hAnsi="Arial" w:cs="Arial"/>
          <w:b/>
          <w:szCs w:val="21"/>
          <w:lang w:val="en-GB" w:eastAsia="zh-CN"/>
        </w:rPr>
        <w:t>ihD</w:t>
      </w:r>
      <w:proofErr w:type="spellEnd"/>
      <w:r>
        <w:rPr>
          <w:rFonts w:ascii="Arial" w:hAnsi="Arial" w:cs="Arial"/>
          <w:bCs/>
          <w:szCs w:val="21"/>
          <w:lang w:val="en-GB" w:eastAsia="zh-CN"/>
        </w:rPr>
        <w:t xml:space="preserve"> (Acoustic/ AV Consultant)</w:t>
      </w:r>
    </w:p>
    <w:p w14:paraId="235C9C08" w14:textId="49C18297" w:rsidR="00262371" w:rsidRPr="00262371" w:rsidRDefault="00262371" w:rsidP="00262371">
      <w:pPr>
        <w:pStyle w:val="ListParagraph"/>
        <w:numPr>
          <w:ilvl w:val="0"/>
          <w:numId w:val="43"/>
        </w:numPr>
        <w:autoSpaceDE w:val="0"/>
        <w:autoSpaceDN w:val="0"/>
        <w:adjustRightInd w:val="0"/>
        <w:rPr>
          <w:rFonts w:ascii="Arial" w:hAnsi="Arial" w:cs="Arial"/>
          <w:bCs/>
          <w:szCs w:val="21"/>
          <w:lang w:val="en-GB" w:eastAsia="zh-CN"/>
        </w:rPr>
      </w:pPr>
      <w:proofErr w:type="spellStart"/>
      <w:r w:rsidRPr="00F60617">
        <w:rPr>
          <w:rFonts w:ascii="Arial" w:hAnsi="Arial" w:cs="Arial"/>
          <w:b/>
          <w:szCs w:val="21"/>
          <w:lang w:val="en-GB" w:eastAsia="zh-CN"/>
        </w:rPr>
        <w:t>Kactus</w:t>
      </w:r>
      <w:proofErr w:type="spellEnd"/>
      <w:r w:rsidRPr="00F60617">
        <w:rPr>
          <w:rFonts w:ascii="Arial" w:hAnsi="Arial" w:cs="Arial"/>
          <w:b/>
          <w:szCs w:val="21"/>
          <w:lang w:val="en-GB" w:eastAsia="zh-CN"/>
        </w:rPr>
        <w:t xml:space="preserve"> </w:t>
      </w:r>
      <w:r>
        <w:rPr>
          <w:rFonts w:ascii="Arial" w:hAnsi="Arial" w:cs="Arial"/>
          <w:bCs/>
          <w:szCs w:val="21"/>
          <w:lang w:val="en-GB" w:eastAsia="zh-CN"/>
        </w:rPr>
        <w:t>(Graphics and Wayfinding Consultant)</w:t>
      </w:r>
    </w:p>
    <w:p w14:paraId="78B28F71" w14:textId="5128E68C" w:rsidR="00CC333C" w:rsidRPr="00262371" w:rsidRDefault="0019512C" w:rsidP="00262371">
      <w:pPr>
        <w:autoSpaceDE w:val="0"/>
        <w:autoSpaceDN w:val="0"/>
        <w:adjustRightInd w:val="0"/>
        <w:ind w:left="2880"/>
        <w:rPr>
          <w:rFonts w:ascii="Arial" w:hAnsi="Arial" w:cs="Arial"/>
          <w:bCs/>
          <w:szCs w:val="21"/>
          <w:lang w:val="en-GB" w:eastAsia="zh-CN"/>
        </w:rPr>
      </w:pPr>
      <w:r w:rsidRPr="00262371">
        <w:rPr>
          <w:rFonts w:ascii="Arial" w:hAnsi="Arial" w:cs="Arial"/>
          <w:bCs/>
          <w:szCs w:val="21"/>
          <w:lang w:val="en-GB" w:eastAsia="zh-CN"/>
        </w:rPr>
        <w:br w:type="page"/>
      </w:r>
    </w:p>
    <w:p w14:paraId="7E1B0010" w14:textId="40B10F85" w:rsidR="00C25DF3" w:rsidRPr="00C25DF3" w:rsidRDefault="00C25DF3" w:rsidP="00C25DF3">
      <w:pPr>
        <w:autoSpaceDE w:val="0"/>
        <w:autoSpaceDN w:val="0"/>
        <w:adjustRightInd w:val="0"/>
        <w:rPr>
          <w:rFonts w:ascii="Arial" w:hAnsi="Arial" w:cs="Arial"/>
          <w:b/>
          <w:sz w:val="28"/>
          <w:szCs w:val="28"/>
          <w:lang w:val="en-GB" w:eastAsia="zh-CN"/>
        </w:rPr>
      </w:pPr>
      <w:r>
        <w:rPr>
          <w:rFonts w:ascii="Arial" w:hAnsi="Arial" w:cs="Arial"/>
          <w:b/>
          <w:sz w:val="28"/>
          <w:szCs w:val="28"/>
          <w:lang w:val="en-GB" w:eastAsia="zh-CN"/>
        </w:rPr>
        <w:lastRenderedPageBreak/>
        <w:t xml:space="preserve">D. </w:t>
      </w:r>
      <w:r>
        <w:rPr>
          <w:rFonts w:ascii="Arial" w:hAnsi="Arial" w:cs="Arial"/>
          <w:b/>
          <w:sz w:val="28"/>
          <w:szCs w:val="28"/>
          <w:lang w:val="en-GB" w:eastAsia="zh-CN"/>
        </w:rPr>
        <w:tab/>
      </w:r>
      <w:r w:rsidRPr="00C25DF3">
        <w:rPr>
          <w:rFonts w:ascii="Arial" w:hAnsi="Arial" w:cs="Arial"/>
          <w:b/>
          <w:sz w:val="28"/>
          <w:szCs w:val="28"/>
          <w:lang w:val="en-GB" w:eastAsia="zh-CN"/>
        </w:rPr>
        <w:t>Consultants Experience</w:t>
      </w:r>
    </w:p>
    <w:p w14:paraId="47A70565" w14:textId="2E39DECE" w:rsidR="00C25DF3" w:rsidRPr="00C25DF3" w:rsidRDefault="00C25DF3" w:rsidP="00C25DF3">
      <w:pPr>
        <w:pStyle w:val="ListParagraph"/>
        <w:numPr>
          <w:ilvl w:val="0"/>
          <w:numId w:val="35"/>
        </w:numPr>
        <w:autoSpaceDE w:val="0"/>
        <w:autoSpaceDN w:val="0"/>
        <w:adjustRightInd w:val="0"/>
        <w:rPr>
          <w:rFonts w:ascii="Arial" w:hAnsi="Arial" w:cs="Arial"/>
          <w:b/>
          <w:sz w:val="28"/>
          <w:szCs w:val="28"/>
          <w:lang w:val="en-GB" w:eastAsia="zh-CN"/>
        </w:rPr>
      </w:pPr>
      <w:r w:rsidRPr="00C25DF3">
        <w:rPr>
          <w:rFonts w:ascii="Arial" w:hAnsi="Arial" w:cs="Arial"/>
          <w:b/>
          <w:sz w:val="28"/>
          <w:szCs w:val="28"/>
          <w:lang w:val="en-GB" w:eastAsia="zh-CN"/>
        </w:rPr>
        <w:t>Hong Kong</w:t>
      </w:r>
    </w:p>
    <w:p w14:paraId="29392D95" w14:textId="7D25462C" w:rsidR="00C25DF3" w:rsidRDefault="00C25DF3" w:rsidP="00C25DF3">
      <w:pPr>
        <w:pStyle w:val="ListParagraph"/>
        <w:numPr>
          <w:ilvl w:val="0"/>
          <w:numId w:val="35"/>
        </w:numPr>
        <w:autoSpaceDE w:val="0"/>
        <w:autoSpaceDN w:val="0"/>
        <w:adjustRightInd w:val="0"/>
        <w:rPr>
          <w:rFonts w:ascii="Arial" w:hAnsi="Arial" w:cs="Arial"/>
          <w:b/>
          <w:sz w:val="28"/>
          <w:szCs w:val="28"/>
          <w:lang w:val="en-GB" w:eastAsia="zh-CN"/>
        </w:rPr>
      </w:pPr>
      <w:r w:rsidRPr="00C25DF3">
        <w:rPr>
          <w:rFonts w:ascii="Arial" w:hAnsi="Arial" w:cs="Arial"/>
          <w:b/>
          <w:sz w:val="28"/>
          <w:szCs w:val="28"/>
          <w:lang w:val="en-GB" w:eastAsia="zh-CN"/>
        </w:rPr>
        <w:t>Elsewhere</w:t>
      </w:r>
    </w:p>
    <w:p w14:paraId="2E0C47D9" w14:textId="77777777" w:rsidR="00C25DF3" w:rsidRDefault="00C25DF3" w:rsidP="00C25DF3">
      <w:pPr>
        <w:autoSpaceDE w:val="0"/>
        <w:autoSpaceDN w:val="0"/>
        <w:adjustRightInd w:val="0"/>
        <w:ind w:left="720"/>
        <w:rPr>
          <w:rFonts w:ascii="Arial" w:hAnsi="Arial" w:cs="Arial"/>
          <w:bCs/>
          <w:lang w:val="en-GB" w:eastAsia="zh-CN"/>
        </w:rPr>
      </w:pPr>
    </w:p>
    <w:p w14:paraId="608A5509" w14:textId="650F72AF" w:rsidR="00A66B48" w:rsidRDefault="00262371" w:rsidP="00262371">
      <w:pPr>
        <w:autoSpaceDE w:val="0"/>
        <w:autoSpaceDN w:val="0"/>
        <w:adjustRightInd w:val="0"/>
        <w:ind w:left="720"/>
        <w:rPr>
          <w:rFonts w:ascii="Arial" w:hAnsi="Arial" w:cs="Arial"/>
          <w:bCs/>
          <w:lang w:val="en-GB" w:eastAsia="zh-CN"/>
        </w:rPr>
      </w:pPr>
      <w:r>
        <w:rPr>
          <w:rFonts w:ascii="Arial" w:hAnsi="Arial" w:cs="Arial"/>
          <w:bCs/>
          <w:lang w:val="en-GB" w:eastAsia="zh-CN"/>
        </w:rPr>
        <w:t>Relevant p</w:t>
      </w:r>
      <w:r w:rsidR="00C25DF3" w:rsidRPr="00C25DF3">
        <w:rPr>
          <w:rFonts w:ascii="Arial" w:hAnsi="Arial" w:cs="Arial"/>
          <w:bCs/>
          <w:lang w:val="en-GB" w:eastAsia="zh-CN"/>
        </w:rPr>
        <w:t>roject examples from</w:t>
      </w:r>
      <w:r>
        <w:rPr>
          <w:rFonts w:ascii="Arial" w:hAnsi="Arial" w:cs="Arial"/>
          <w:bCs/>
          <w:lang w:val="en-GB" w:eastAsia="zh-CN"/>
        </w:rPr>
        <w:t xml:space="preserve"> </w:t>
      </w:r>
      <w:r>
        <w:rPr>
          <w:rFonts w:ascii="Arial" w:hAnsi="Arial" w:cs="Arial"/>
          <w:bCs/>
          <w:lang w:val="en-GB" w:eastAsia="zh-CN"/>
        </w:rPr>
        <w:t>HEAD Architecture</w:t>
      </w:r>
      <w:r>
        <w:rPr>
          <w:rFonts w:ascii="Arial" w:hAnsi="Arial" w:cs="Arial"/>
          <w:bCs/>
          <w:lang w:val="en-GB" w:eastAsia="zh-CN"/>
        </w:rPr>
        <w:t xml:space="preserve"> are </w:t>
      </w:r>
      <w:r>
        <w:rPr>
          <w:rFonts w:ascii="Arial" w:hAnsi="Arial" w:cs="Arial"/>
          <w:bCs/>
          <w:lang w:val="en-GB" w:eastAsia="zh-CN"/>
        </w:rPr>
        <w:t>in Appendix 1</w:t>
      </w:r>
      <w:r>
        <w:rPr>
          <w:rFonts w:ascii="Arial" w:hAnsi="Arial" w:cs="Arial"/>
          <w:bCs/>
          <w:lang w:val="en-GB" w:eastAsia="zh-CN"/>
        </w:rPr>
        <w:t xml:space="preserve"> and </w:t>
      </w:r>
      <w:r w:rsidR="00C25DF3" w:rsidRPr="00C25DF3">
        <w:rPr>
          <w:rFonts w:ascii="Arial" w:hAnsi="Arial" w:cs="Arial"/>
          <w:bCs/>
          <w:lang w:val="en-GB" w:eastAsia="zh-CN"/>
        </w:rPr>
        <w:t>our consultants AEE and FCP</w:t>
      </w:r>
      <w:r>
        <w:rPr>
          <w:rFonts w:ascii="Arial" w:hAnsi="Arial" w:cs="Arial"/>
          <w:bCs/>
          <w:lang w:val="en-GB" w:eastAsia="zh-CN"/>
        </w:rPr>
        <w:t xml:space="preserve"> and </w:t>
      </w:r>
      <w:proofErr w:type="spellStart"/>
      <w:r>
        <w:rPr>
          <w:rFonts w:ascii="Arial" w:hAnsi="Arial" w:cs="Arial"/>
          <w:bCs/>
          <w:lang w:val="en-GB" w:eastAsia="zh-CN"/>
        </w:rPr>
        <w:t>ihD</w:t>
      </w:r>
      <w:proofErr w:type="spellEnd"/>
      <w:r>
        <w:rPr>
          <w:rFonts w:ascii="Arial" w:hAnsi="Arial" w:cs="Arial"/>
          <w:bCs/>
          <w:lang w:val="en-GB" w:eastAsia="zh-CN"/>
        </w:rPr>
        <w:t xml:space="preserve"> are in Appendix 2.</w:t>
      </w:r>
    </w:p>
    <w:p w14:paraId="6573AD76" w14:textId="21D2648E" w:rsidR="00A66B48" w:rsidRDefault="00A66B48" w:rsidP="00C25DF3">
      <w:pPr>
        <w:autoSpaceDE w:val="0"/>
        <w:autoSpaceDN w:val="0"/>
        <w:adjustRightInd w:val="0"/>
        <w:ind w:left="720"/>
        <w:rPr>
          <w:rFonts w:ascii="Arial" w:hAnsi="Arial" w:cs="Arial"/>
          <w:bCs/>
          <w:lang w:val="en-GB" w:eastAsia="zh-CN"/>
        </w:rPr>
      </w:pPr>
    </w:p>
    <w:p w14:paraId="1F686984" w14:textId="03A49CD6" w:rsidR="00A66B48" w:rsidRDefault="00A66B48" w:rsidP="00C25DF3">
      <w:pPr>
        <w:autoSpaceDE w:val="0"/>
        <w:autoSpaceDN w:val="0"/>
        <w:adjustRightInd w:val="0"/>
        <w:ind w:left="720"/>
        <w:rPr>
          <w:rFonts w:ascii="Arial" w:hAnsi="Arial" w:cs="Arial"/>
          <w:bCs/>
          <w:lang w:val="en-GB" w:eastAsia="zh-CN"/>
        </w:rPr>
      </w:pPr>
    </w:p>
    <w:p w14:paraId="5D2173D7" w14:textId="6765DE7D" w:rsidR="00A66B48" w:rsidRDefault="00A66B48" w:rsidP="00C25DF3">
      <w:pPr>
        <w:autoSpaceDE w:val="0"/>
        <w:autoSpaceDN w:val="0"/>
        <w:adjustRightInd w:val="0"/>
        <w:ind w:left="720"/>
        <w:rPr>
          <w:rFonts w:ascii="Arial" w:hAnsi="Arial" w:cs="Arial"/>
          <w:bCs/>
          <w:lang w:val="en-GB" w:eastAsia="zh-CN"/>
        </w:rPr>
      </w:pPr>
    </w:p>
    <w:p w14:paraId="4A154404" w14:textId="2CDF28CB" w:rsidR="00A66B48" w:rsidRDefault="00A66B48" w:rsidP="00C25DF3">
      <w:pPr>
        <w:autoSpaceDE w:val="0"/>
        <w:autoSpaceDN w:val="0"/>
        <w:adjustRightInd w:val="0"/>
        <w:ind w:left="720"/>
        <w:rPr>
          <w:rFonts w:ascii="Arial" w:hAnsi="Arial" w:cs="Arial"/>
          <w:bCs/>
          <w:lang w:val="en-GB" w:eastAsia="zh-CN"/>
        </w:rPr>
      </w:pPr>
    </w:p>
    <w:p w14:paraId="082CB756" w14:textId="36820B93" w:rsidR="00A66B48" w:rsidRDefault="00A66B48" w:rsidP="00C25DF3">
      <w:pPr>
        <w:autoSpaceDE w:val="0"/>
        <w:autoSpaceDN w:val="0"/>
        <w:adjustRightInd w:val="0"/>
        <w:ind w:left="720"/>
        <w:rPr>
          <w:rFonts w:ascii="Arial" w:hAnsi="Arial" w:cs="Arial"/>
          <w:bCs/>
          <w:lang w:val="en-GB" w:eastAsia="zh-CN"/>
        </w:rPr>
      </w:pPr>
    </w:p>
    <w:p w14:paraId="3602DC1F" w14:textId="26C3634F" w:rsidR="00A66B48" w:rsidRDefault="00A66B48" w:rsidP="00C25DF3">
      <w:pPr>
        <w:autoSpaceDE w:val="0"/>
        <w:autoSpaceDN w:val="0"/>
        <w:adjustRightInd w:val="0"/>
        <w:ind w:left="720"/>
        <w:rPr>
          <w:rFonts w:ascii="Arial" w:hAnsi="Arial" w:cs="Arial"/>
          <w:bCs/>
          <w:lang w:val="en-GB" w:eastAsia="zh-CN"/>
        </w:rPr>
      </w:pPr>
    </w:p>
    <w:p w14:paraId="30C5A391" w14:textId="2920D1A9" w:rsidR="00A66B48" w:rsidRDefault="00A66B48" w:rsidP="00C25DF3">
      <w:pPr>
        <w:autoSpaceDE w:val="0"/>
        <w:autoSpaceDN w:val="0"/>
        <w:adjustRightInd w:val="0"/>
        <w:ind w:left="720"/>
        <w:rPr>
          <w:rFonts w:ascii="Arial" w:hAnsi="Arial" w:cs="Arial"/>
          <w:bCs/>
          <w:lang w:val="en-GB" w:eastAsia="zh-CN"/>
        </w:rPr>
      </w:pPr>
    </w:p>
    <w:p w14:paraId="6B180E05" w14:textId="14DEB68D" w:rsidR="00A66B48" w:rsidRDefault="00A66B48" w:rsidP="00C25DF3">
      <w:pPr>
        <w:autoSpaceDE w:val="0"/>
        <w:autoSpaceDN w:val="0"/>
        <w:adjustRightInd w:val="0"/>
        <w:ind w:left="720"/>
        <w:rPr>
          <w:rFonts w:ascii="Arial" w:hAnsi="Arial" w:cs="Arial"/>
          <w:bCs/>
          <w:lang w:val="en-GB" w:eastAsia="zh-CN"/>
        </w:rPr>
      </w:pPr>
    </w:p>
    <w:p w14:paraId="3F0E05E1" w14:textId="18046D98" w:rsidR="00A66B48" w:rsidRDefault="00A66B48" w:rsidP="00C25DF3">
      <w:pPr>
        <w:autoSpaceDE w:val="0"/>
        <w:autoSpaceDN w:val="0"/>
        <w:adjustRightInd w:val="0"/>
        <w:ind w:left="720"/>
        <w:rPr>
          <w:rFonts w:ascii="Arial" w:hAnsi="Arial" w:cs="Arial"/>
          <w:bCs/>
          <w:lang w:val="en-GB" w:eastAsia="zh-CN"/>
        </w:rPr>
      </w:pPr>
    </w:p>
    <w:p w14:paraId="7CED266C" w14:textId="30E80501" w:rsidR="00A66B48" w:rsidRDefault="00A66B48" w:rsidP="00C25DF3">
      <w:pPr>
        <w:autoSpaceDE w:val="0"/>
        <w:autoSpaceDN w:val="0"/>
        <w:adjustRightInd w:val="0"/>
        <w:ind w:left="720"/>
        <w:rPr>
          <w:rFonts w:ascii="Arial" w:hAnsi="Arial" w:cs="Arial"/>
          <w:bCs/>
          <w:lang w:val="en-GB" w:eastAsia="zh-CN"/>
        </w:rPr>
      </w:pPr>
    </w:p>
    <w:p w14:paraId="5014D64C" w14:textId="4A6E00C5" w:rsidR="00A66B48" w:rsidRDefault="00A66B48" w:rsidP="00C25DF3">
      <w:pPr>
        <w:autoSpaceDE w:val="0"/>
        <w:autoSpaceDN w:val="0"/>
        <w:adjustRightInd w:val="0"/>
        <w:ind w:left="720"/>
        <w:rPr>
          <w:rFonts w:ascii="Arial" w:hAnsi="Arial" w:cs="Arial"/>
          <w:bCs/>
          <w:lang w:val="en-GB" w:eastAsia="zh-CN"/>
        </w:rPr>
      </w:pPr>
    </w:p>
    <w:p w14:paraId="79205344" w14:textId="68273F67" w:rsidR="00A66B48" w:rsidRDefault="00A66B48" w:rsidP="00C25DF3">
      <w:pPr>
        <w:autoSpaceDE w:val="0"/>
        <w:autoSpaceDN w:val="0"/>
        <w:adjustRightInd w:val="0"/>
        <w:ind w:left="720"/>
        <w:rPr>
          <w:rFonts w:ascii="Arial" w:hAnsi="Arial" w:cs="Arial"/>
          <w:bCs/>
          <w:lang w:val="en-GB" w:eastAsia="zh-CN"/>
        </w:rPr>
      </w:pPr>
    </w:p>
    <w:p w14:paraId="44B83B3E" w14:textId="6AC597C8" w:rsidR="00A66B48" w:rsidRDefault="00A66B48" w:rsidP="00C25DF3">
      <w:pPr>
        <w:autoSpaceDE w:val="0"/>
        <w:autoSpaceDN w:val="0"/>
        <w:adjustRightInd w:val="0"/>
        <w:ind w:left="720"/>
        <w:rPr>
          <w:rFonts w:ascii="Arial" w:hAnsi="Arial" w:cs="Arial"/>
          <w:bCs/>
          <w:lang w:val="en-GB" w:eastAsia="zh-CN"/>
        </w:rPr>
      </w:pPr>
    </w:p>
    <w:p w14:paraId="395CC0D4" w14:textId="365E5185" w:rsidR="00A66B48" w:rsidRDefault="00A66B48" w:rsidP="00C25DF3">
      <w:pPr>
        <w:autoSpaceDE w:val="0"/>
        <w:autoSpaceDN w:val="0"/>
        <w:adjustRightInd w:val="0"/>
        <w:ind w:left="720"/>
        <w:rPr>
          <w:rFonts w:ascii="Arial" w:hAnsi="Arial" w:cs="Arial"/>
          <w:bCs/>
          <w:lang w:val="en-GB" w:eastAsia="zh-CN"/>
        </w:rPr>
      </w:pPr>
    </w:p>
    <w:p w14:paraId="5B6A2040" w14:textId="1164154A" w:rsidR="00A66B48" w:rsidRDefault="00A66B48" w:rsidP="00C25DF3">
      <w:pPr>
        <w:autoSpaceDE w:val="0"/>
        <w:autoSpaceDN w:val="0"/>
        <w:adjustRightInd w:val="0"/>
        <w:ind w:left="720"/>
        <w:rPr>
          <w:rFonts w:ascii="Arial" w:hAnsi="Arial" w:cs="Arial"/>
          <w:bCs/>
          <w:lang w:val="en-GB" w:eastAsia="zh-CN"/>
        </w:rPr>
      </w:pPr>
    </w:p>
    <w:p w14:paraId="479169C9" w14:textId="30941CD0" w:rsidR="00A66B48" w:rsidRDefault="00A66B48" w:rsidP="00C25DF3">
      <w:pPr>
        <w:autoSpaceDE w:val="0"/>
        <w:autoSpaceDN w:val="0"/>
        <w:adjustRightInd w:val="0"/>
        <w:ind w:left="720"/>
        <w:rPr>
          <w:rFonts w:ascii="Arial" w:hAnsi="Arial" w:cs="Arial"/>
          <w:bCs/>
          <w:lang w:val="en-GB" w:eastAsia="zh-CN"/>
        </w:rPr>
      </w:pPr>
    </w:p>
    <w:p w14:paraId="3D221468" w14:textId="5F75A023" w:rsidR="00A66B48" w:rsidRDefault="00A66B48" w:rsidP="00C25DF3">
      <w:pPr>
        <w:autoSpaceDE w:val="0"/>
        <w:autoSpaceDN w:val="0"/>
        <w:adjustRightInd w:val="0"/>
        <w:ind w:left="720"/>
        <w:rPr>
          <w:rFonts w:ascii="Arial" w:hAnsi="Arial" w:cs="Arial"/>
          <w:bCs/>
          <w:lang w:val="en-GB" w:eastAsia="zh-CN"/>
        </w:rPr>
      </w:pPr>
    </w:p>
    <w:p w14:paraId="3E8D4E0F" w14:textId="4DF86C24" w:rsidR="00A66B48" w:rsidRDefault="00A66B48" w:rsidP="00C25DF3">
      <w:pPr>
        <w:autoSpaceDE w:val="0"/>
        <w:autoSpaceDN w:val="0"/>
        <w:adjustRightInd w:val="0"/>
        <w:ind w:left="720"/>
        <w:rPr>
          <w:rFonts w:ascii="Arial" w:hAnsi="Arial" w:cs="Arial"/>
          <w:bCs/>
          <w:lang w:val="en-GB" w:eastAsia="zh-CN"/>
        </w:rPr>
      </w:pPr>
    </w:p>
    <w:p w14:paraId="4E5980FC" w14:textId="5AB63091" w:rsidR="00A66B48" w:rsidRDefault="00A66B48" w:rsidP="00C25DF3">
      <w:pPr>
        <w:autoSpaceDE w:val="0"/>
        <w:autoSpaceDN w:val="0"/>
        <w:adjustRightInd w:val="0"/>
        <w:ind w:left="720"/>
        <w:rPr>
          <w:rFonts w:ascii="Arial" w:hAnsi="Arial" w:cs="Arial"/>
          <w:bCs/>
          <w:lang w:val="en-GB" w:eastAsia="zh-CN"/>
        </w:rPr>
      </w:pPr>
    </w:p>
    <w:p w14:paraId="1A720F88" w14:textId="24CA9A9E" w:rsidR="00A66B48" w:rsidRDefault="00A66B48" w:rsidP="00C25DF3">
      <w:pPr>
        <w:autoSpaceDE w:val="0"/>
        <w:autoSpaceDN w:val="0"/>
        <w:adjustRightInd w:val="0"/>
        <w:ind w:left="720"/>
        <w:rPr>
          <w:rFonts w:ascii="Arial" w:hAnsi="Arial" w:cs="Arial"/>
          <w:bCs/>
          <w:lang w:val="en-GB" w:eastAsia="zh-CN"/>
        </w:rPr>
      </w:pPr>
    </w:p>
    <w:p w14:paraId="0B9A5A72" w14:textId="3B8C7FFC" w:rsidR="00A66B48" w:rsidRDefault="00A66B48" w:rsidP="00C25DF3">
      <w:pPr>
        <w:autoSpaceDE w:val="0"/>
        <w:autoSpaceDN w:val="0"/>
        <w:adjustRightInd w:val="0"/>
        <w:ind w:left="720"/>
        <w:rPr>
          <w:rFonts w:ascii="Arial" w:hAnsi="Arial" w:cs="Arial"/>
          <w:bCs/>
          <w:lang w:val="en-GB" w:eastAsia="zh-CN"/>
        </w:rPr>
      </w:pPr>
    </w:p>
    <w:p w14:paraId="1816C5B5" w14:textId="3CAB7E74" w:rsidR="00A66B48" w:rsidRDefault="00A66B48" w:rsidP="00C25DF3">
      <w:pPr>
        <w:autoSpaceDE w:val="0"/>
        <w:autoSpaceDN w:val="0"/>
        <w:adjustRightInd w:val="0"/>
        <w:ind w:left="720"/>
        <w:rPr>
          <w:rFonts w:ascii="Arial" w:hAnsi="Arial" w:cs="Arial"/>
          <w:bCs/>
          <w:lang w:val="en-GB" w:eastAsia="zh-CN"/>
        </w:rPr>
      </w:pPr>
    </w:p>
    <w:p w14:paraId="1A1F0FD8" w14:textId="34AF93EE" w:rsidR="00A66B48" w:rsidRDefault="00A66B48" w:rsidP="00C25DF3">
      <w:pPr>
        <w:autoSpaceDE w:val="0"/>
        <w:autoSpaceDN w:val="0"/>
        <w:adjustRightInd w:val="0"/>
        <w:ind w:left="720"/>
        <w:rPr>
          <w:rFonts w:ascii="Arial" w:hAnsi="Arial" w:cs="Arial"/>
          <w:bCs/>
          <w:lang w:val="en-GB" w:eastAsia="zh-CN"/>
        </w:rPr>
      </w:pPr>
    </w:p>
    <w:p w14:paraId="4ECAEFB8" w14:textId="5A5B5303" w:rsidR="00A66B48" w:rsidRDefault="00A66B48" w:rsidP="00C25DF3">
      <w:pPr>
        <w:autoSpaceDE w:val="0"/>
        <w:autoSpaceDN w:val="0"/>
        <w:adjustRightInd w:val="0"/>
        <w:ind w:left="720"/>
        <w:rPr>
          <w:rFonts w:ascii="Arial" w:hAnsi="Arial" w:cs="Arial"/>
          <w:bCs/>
          <w:lang w:val="en-GB" w:eastAsia="zh-CN"/>
        </w:rPr>
      </w:pPr>
    </w:p>
    <w:p w14:paraId="7C8C8CE0" w14:textId="37057811" w:rsidR="00A66B48" w:rsidRDefault="00A66B48" w:rsidP="00C25DF3">
      <w:pPr>
        <w:autoSpaceDE w:val="0"/>
        <w:autoSpaceDN w:val="0"/>
        <w:adjustRightInd w:val="0"/>
        <w:ind w:left="720"/>
        <w:rPr>
          <w:rFonts w:ascii="Arial" w:hAnsi="Arial" w:cs="Arial"/>
          <w:bCs/>
          <w:lang w:val="en-GB" w:eastAsia="zh-CN"/>
        </w:rPr>
      </w:pPr>
    </w:p>
    <w:p w14:paraId="67DC0668" w14:textId="7EEEA2A3" w:rsidR="00A66B48" w:rsidRDefault="00A66B48" w:rsidP="00C25DF3">
      <w:pPr>
        <w:autoSpaceDE w:val="0"/>
        <w:autoSpaceDN w:val="0"/>
        <w:adjustRightInd w:val="0"/>
        <w:ind w:left="720"/>
        <w:rPr>
          <w:rFonts w:ascii="Arial" w:hAnsi="Arial" w:cs="Arial"/>
          <w:bCs/>
          <w:lang w:val="en-GB" w:eastAsia="zh-CN"/>
        </w:rPr>
      </w:pPr>
    </w:p>
    <w:p w14:paraId="23E245C5" w14:textId="3A9B6877" w:rsidR="00A66B48" w:rsidRDefault="00A66B48" w:rsidP="00C25DF3">
      <w:pPr>
        <w:autoSpaceDE w:val="0"/>
        <w:autoSpaceDN w:val="0"/>
        <w:adjustRightInd w:val="0"/>
        <w:ind w:left="720"/>
        <w:rPr>
          <w:rFonts w:ascii="Arial" w:hAnsi="Arial" w:cs="Arial"/>
          <w:bCs/>
          <w:lang w:val="en-GB" w:eastAsia="zh-CN"/>
        </w:rPr>
      </w:pPr>
    </w:p>
    <w:p w14:paraId="77036529" w14:textId="584CBE1E" w:rsidR="00A66B48" w:rsidRDefault="00A66B48" w:rsidP="00C25DF3">
      <w:pPr>
        <w:autoSpaceDE w:val="0"/>
        <w:autoSpaceDN w:val="0"/>
        <w:adjustRightInd w:val="0"/>
        <w:ind w:left="720"/>
        <w:rPr>
          <w:rFonts w:ascii="Arial" w:hAnsi="Arial" w:cs="Arial"/>
          <w:bCs/>
          <w:lang w:val="en-GB" w:eastAsia="zh-CN"/>
        </w:rPr>
      </w:pPr>
    </w:p>
    <w:p w14:paraId="13267837" w14:textId="45DE9E5C" w:rsidR="00A66B48" w:rsidRDefault="00A66B48" w:rsidP="00C25DF3">
      <w:pPr>
        <w:autoSpaceDE w:val="0"/>
        <w:autoSpaceDN w:val="0"/>
        <w:adjustRightInd w:val="0"/>
        <w:ind w:left="720"/>
        <w:rPr>
          <w:rFonts w:ascii="Arial" w:hAnsi="Arial" w:cs="Arial"/>
          <w:bCs/>
          <w:lang w:val="en-GB" w:eastAsia="zh-CN"/>
        </w:rPr>
      </w:pPr>
    </w:p>
    <w:p w14:paraId="086E1B19" w14:textId="0312423C" w:rsidR="00A66B48" w:rsidRDefault="00A66B48" w:rsidP="00C25DF3">
      <w:pPr>
        <w:autoSpaceDE w:val="0"/>
        <w:autoSpaceDN w:val="0"/>
        <w:adjustRightInd w:val="0"/>
        <w:ind w:left="720"/>
        <w:rPr>
          <w:rFonts w:ascii="Arial" w:hAnsi="Arial" w:cs="Arial"/>
          <w:bCs/>
          <w:lang w:val="en-GB" w:eastAsia="zh-CN"/>
        </w:rPr>
      </w:pPr>
    </w:p>
    <w:p w14:paraId="6E83BB74" w14:textId="4EBB522B" w:rsidR="00A66B48" w:rsidRDefault="00A66B48" w:rsidP="00C25DF3">
      <w:pPr>
        <w:autoSpaceDE w:val="0"/>
        <w:autoSpaceDN w:val="0"/>
        <w:adjustRightInd w:val="0"/>
        <w:ind w:left="720"/>
        <w:rPr>
          <w:rFonts w:ascii="Arial" w:hAnsi="Arial" w:cs="Arial"/>
          <w:bCs/>
          <w:lang w:val="en-GB" w:eastAsia="zh-CN"/>
        </w:rPr>
      </w:pPr>
    </w:p>
    <w:p w14:paraId="034C244D" w14:textId="1B1947EF" w:rsidR="00A66B48" w:rsidRDefault="00A66B48" w:rsidP="00C25DF3">
      <w:pPr>
        <w:autoSpaceDE w:val="0"/>
        <w:autoSpaceDN w:val="0"/>
        <w:adjustRightInd w:val="0"/>
        <w:ind w:left="720"/>
        <w:rPr>
          <w:rFonts w:ascii="Arial" w:hAnsi="Arial" w:cs="Arial"/>
          <w:bCs/>
          <w:lang w:val="en-GB" w:eastAsia="zh-CN"/>
        </w:rPr>
      </w:pPr>
    </w:p>
    <w:p w14:paraId="33E96AE1" w14:textId="1CB5F60F" w:rsidR="00A66B48" w:rsidRDefault="00A66B48" w:rsidP="00C25DF3">
      <w:pPr>
        <w:autoSpaceDE w:val="0"/>
        <w:autoSpaceDN w:val="0"/>
        <w:adjustRightInd w:val="0"/>
        <w:ind w:left="720"/>
        <w:rPr>
          <w:rFonts w:ascii="Arial" w:hAnsi="Arial" w:cs="Arial"/>
          <w:bCs/>
          <w:lang w:val="en-GB" w:eastAsia="zh-CN"/>
        </w:rPr>
      </w:pPr>
    </w:p>
    <w:p w14:paraId="0BAD5965" w14:textId="144B3729" w:rsidR="00A66B48" w:rsidRDefault="00A66B48" w:rsidP="00C25DF3">
      <w:pPr>
        <w:autoSpaceDE w:val="0"/>
        <w:autoSpaceDN w:val="0"/>
        <w:adjustRightInd w:val="0"/>
        <w:ind w:left="720"/>
        <w:rPr>
          <w:rFonts w:ascii="Arial" w:hAnsi="Arial" w:cs="Arial"/>
          <w:bCs/>
          <w:lang w:val="en-GB" w:eastAsia="zh-CN"/>
        </w:rPr>
      </w:pPr>
    </w:p>
    <w:p w14:paraId="248FCD9A" w14:textId="3BCF5F24" w:rsidR="00A66B48" w:rsidRDefault="00A66B48" w:rsidP="00C25DF3">
      <w:pPr>
        <w:autoSpaceDE w:val="0"/>
        <w:autoSpaceDN w:val="0"/>
        <w:adjustRightInd w:val="0"/>
        <w:ind w:left="720"/>
        <w:rPr>
          <w:rFonts w:ascii="Arial" w:hAnsi="Arial" w:cs="Arial"/>
          <w:bCs/>
          <w:lang w:val="en-GB" w:eastAsia="zh-CN"/>
        </w:rPr>
      </w:pPr>
    </w:p>
    <w:p w14:paraId="1D81CBE3" w14:textId="177774D8" w:rsidR="00A66B48" w:rsidRDefault="00A66B48" w:rsidP="00C25DF3">
      <w:pPr>
        <w:autoSpaceDE w:val="0"/>
        <w:autoSpaceDN w:val="0"/>
        <w:adjustRightInd w:val="0"/>
        <w:ind w:left="720"/>
        <w:rPr>
          <w:rFonts w:ascii="Arial" w:hAnsi="Arial" w:cs="Arial"/>
          <w:bCs/>
          <w:lang w:val="en-GB" w:eastAsia="zh-CN"/>
        </w:rPr>
      </w:pPr>
    </w:p>
    <w:p w14:paraId="5CCA50D8" w14:textId="588C4828" w:rsidR="00A66B48" w:rsidRDefault="00A66B48" w:rsidP="00C25DF3">
      <w:pPr>
        <w:autoSpaceDE w:val="0"/>
        <w:autoSpaceDN w:val="0"/>
        <w:adjustRightInd w:val="0"/>
        <w:ind w:left="720"/>
        <w:rPr>
          <w:rFonts w:ascii="Arial" w:hAnsi="Arial" w:cs="Arial"/>
          <w:bCs/>
          <w:lang w:val="en-GB" w:eastAsia="zh-CN"/>
        </w:rPr>
      </w:pPr>
    </w:p>
    <w:p w14:paraId="18B910A2" w14:textId="25F40809" w:rsidR="00A66B48" w:rsidRDefault="00A66B48" w:rsidP="00C25DF3">
      <w:pPr>
        <w:autoSpaceDE w:val="0"/>
        <w:autoSpaceDN w:val="0"/>
        <w:adjustRightInd w:val="0"/>
        <w:ind w:left="720"/>
        <w:rPr>
          <w:rFonts w:ascii="Arial" w:hAnsi="Arial" w:cs="Arial"/>
          <w:bCs/>
          <w:lang w:val="en-GB" w:eastAsia="zh-CN"/>
        </w:rPr>
      </w:pPr>
    </w:p>
    <w:p w14:paraId="1DE506F5" w14:textId="764895A1" w:rsidR="003F57DB" w:rsidRDefault="003F57DB" w:rsidP="00C25DF3">
      <w:pPr>
        <w:autoSpaceDE w:val="0"/>
        <w:autoSpaceDN w:val="0"/>
        <w:adjustRightInd w:val="0"/>
        <w:ind w:left="720"/>
        <w:rPr>
          <w:rFonts w:ascii="Arial" w:hAnsi="Arial" w:cs="Arial"/>
          <w:bCs/>
          <w:lang w:val="en-GB" w:eastAsia="zh-CN"/>
        </w:rPr>
      </w:pPr>
    </w:p>
    <w:p w14:paraId="59A13D45" w14:textId="77777777" w:rsidR="003F57DB" w:rsidRDefault="003F57DB" w:rsidP="00C25DF3">
      <w:pPr>
        <w:autoSpaceDE w:val="0"/>
        <w:autoSpaceDN w:val="0"/>
        <w:adjustRightInd w:val="0"/>
        <w:ind w:left="720"/>
        <w:rPr>
          <w:rFonts w:ascii="Arial" w:hAnsi="Arial" w:cs="Arial"/>
          <w:bCs/>
          <w:lang w:val="en-GB" w:eastAsia="zh-CN"/>
        </w:rPr>
      </w:pPr>
    </w:p>
    <w:p w14:paraId="6FECBCBC" w14:textId="68117174" w:rsidR="00A66B48" w:rsidRDefault="00A66B48" w:rsidP="00C25DF3">
      <w:pPr>
        <w:autoSpaceDE w:val="0"/>
        <w:autoSpaceDN w:val="0"/>
        <w:adjustRightInd w:val="0"/>
        <w:ind w:left="720"/>
        <w:rPr>
          <w:rFonts w:ascii="Arial" w:hAnsi="Arial" w:cs="Arial"/>
          <w:bCs/>
          <w:lang w:val="en-GB" w:eastAsia="zh-CN"/>
        </w:rPr>
      </w:pPr>
    </w:p>
    <w:p w14:paraId="003A6468" w14:textId="77777777" w:rsidR="00A66B48" w:rsidRPr="00C25DF3" w:rsidRDefault="00A66B48" w:rsidP="00C25DF3">
      <w:pPr>
        <w:autoSpaceDE w:val="0"/>
        <w:autoSpaceDN w:val="0"/>
        <w:adjustRightInd w:val="0"/>
        <w:ind w:left="720"/>
        <w:rPr>
          <w:rFonts w:ascii="Arial" w:hAnsi="Arial" w:cs="Arial"/>
          <w:bCs/>
          <w:lang w:val="en-GB" w:eastAsia="zh-CN"/>
        </w:rPr>
      </w:pPr>
    </w:p>
    <w:p w14:paraId="79C47693" w14:textId="0105DE7E" w:rsidR="00C25DF3" w:rsidRDefault="00C25DF3" w:rsidP="00C25DF3">
      <w:pPr>
        <w:pStyle w:val="ListParagraph"/>
        <w:autoSpaceDE w:val="0"/>
        <w:autoSpaceDN w:val="0"/>
        <w:adjustRightInd w:val="0"/>
        <w:ind w:left="1440"/>
        <w:rPr>
          <w:rFonts w:ascii="Arial" w:hAnsi="Arial" w:cs="Arial"/>
          <w:b/>
          <w:sz w:val="28"/>
          <w:szCs w:val="28"/>
          <w:lang w:val="en-GB" w:eastAsia="zh-CN"/>
        </w:rPr>
      </w:pPr>
    </w:p>
    <w:p w14:paraId="5246DD7F" w14:textId="10ABCE93" w:rsidR="00C25DF3" w:rsidRPr="00B74F30" w:rsidRDefault="00B74F30" w:rsidP="00B74F30">
      <w:pPr>
        <w:autoSpaceDE w:val="0"/>
        <w:autoSpaceDN w:val="0"/>
        <w:adjustRightInd w:val="0"/>
        <w:rPr>
          <w:rFonts w:ascii="Arial" w:hAnsi="Arial" w:cs="Arial"/>
          <w:b/>
          <w:sz w:val="28"/>
          <w:szCs w:val="28"/>
          <w:lang w:val="en-GB" w:eastAsia="zh-CN"/>
        </w:rPr>
      </w:pPr>
      <w:r>
        <w:rPr>
          <w:rFonts w:ascii="Arial" w:hAnsi="Arial" w:cs="Arial"/>
          <w:b/>
          <w:sz w:val="28"/>
          <w:szCs w:val="28"/>
          <w:lang w:val="en-GB" w:eastAsia="zh-CN"/>
        </w:rPr>
        <w:t>E</w:t>
      </w:r>
      <w:r>
        <w:rPr>
          <w:rFonts w:ascii="Arial" w:hAnsi="Arial" w:cs="Arial"/>
          <w:b/>
          <w:sz w:val="28"/>
          <w:szCs w:val="28"/>
          <w:lang w:val="en-GB" w:eastAsia="zh-CN"/>
        </w:rPr>
        <w:t xml:space="preserve">. </w:t>
      </w:r>
      <w:r>
        <w:rPr>
          <w:rFonts w:ascii="Arial" w:hAnsi="Arial" w:cs="Arial"/>
          <w:b/>
          <w:sz w:val="28"/>
          <w:szCs w:val="28"/>
          <w:lang w:val="en-GB" w:eastAsia="zh-CN"/>
        </w:rPr>
        <w:t xml:space="preserve">    </w:t>
      </w:r>
      <w:r>
        <w:rPr>
          <w:rFonts w:ascii="Arial" w:hAnsi="Arial" w:cs="Arial"/>
          <w:b/>
          <w:sz w:val="28"/>
          <w:szCs w:val="28"/>
          <w:lang w:val="en-GB" w:eastAsia="zh-CN"/>
        </w:rPr>
        <w:tab/>
      </w:r>
      <w:r w:rsidR="00C25DF3" w:rsidRPr="00B74F30">
        <w:rPr>
          <w:rFonts w:ascii="Arial" w:hAnsi="Arial" w:cs="Arial"/>
          <w:b/>
          <w:sz w:val="28"/>
          <w:szCs w:val="28"/>
          <w:lang w:val="en-GB" w:eastAsia="zh-CN"/>
        </w:rPr>
        <w:t>Methodology and Work Programme</w:t>
      </w:r>
    </w:p>
    <w:p w14:paraId="03AC2955" w14:textId="2A2088A3" w:rsidR="00C25DF3" w:rsidRDefault="00C25DF3" w:rsidP="00C25DF3">
      <w:pPr>
        <w:pStyle w:val="ListParagraph"/>
        <w:numPr>
          <w:ilvl w:val="0"/>
          <w:numId w:val="36"/>
        </w:numPr>
        <w:autoSpaceDE w:val="0"/>
        <w:autoSpaceDN w:val="0"/>
        <w:adjustRightInd w:val="0"/>
        <w:rPr>
          <w:rFonts w:ascii="Arial" w:hAnsi="Arial" w:cs="Arial"/>
          <w:b/>
          <w:sz w:val="28"/>
          <w:szCs w:val="28"/>
          <w:lang w:val="en-GB" w:eastAsia="zh-CN"/>
        </w:rPr>
      </w:pPr>
      <w:r w:rsidRPr="00C25DF3">
        <w:rPr>
          <w:rFonts w:ascii="Arial" w:hAnsi="Arial" w:cs="Arial"/>
          <w:b/>
          <w:sz w:val="28"/>
          <w:szCs w:val="28"/>
          <w:lang w:val="en-GB" w:eastAsia="zh-CN"/>
        </w:rPr>
        <w:t>Technical Approach</w:t>
      </w:r>
    </w:p>
    <w:p w14:paraId="3D26A7A3" w14:textId="14153153" w:rsidR="00B74F30" w:rsidRPr="00B74F30" w:rsidRDefault="00B74F30" w:rsidP="00B74F30">
      <w:pPr>
        <w:autoSpaceDE w:val="0"/>
        <w:autoSpaceDN w:val="0"/>
        <w:adjustRightInd w:val="0"/>
        <w:rPr>
          <w:rFonts w:ascii="Arial" w:hAnsi="Arial" w:cs="Arial"/>
          <w:bCs/>
          <w:lang w:val="en-GB" w:eastAsia="zh-CN"/>
        </w:rPr>
      </w:pPr>
    </w:p>
    <w:p w14:paraId="0C11FC52" w14:textId="5CDD5516" w:rsidR="00B74F30" w:rsidRPr="00B74F30" w:rsidRDefault="00B74F30" w:rsidP="00B74F30">
      <w:pPr>
        <w:autoSpaceDE w:val="0"/>
        <w:autoSpaceDN w:val="0"/>
        <w:adjustRightInd w:val="0"/>
        <w:ind w:left="720"/>
        <w:rPr>
          <w:rFonts w:ascii="Arial" w:hAnsi="Arial" w:cs="Arial"/>
          <w:bCs/>
          <w:lang w:val="en-GB" w:eastAsia="zh-CN"/>
        </w:rPr>
      </w:pPr>
      <w:r w:rsidRPr="00B74F30">
        <w:rPr>
          <w:rFonts w:ascii="Arial" w:hAnsi="Arial" w:cs="Arial"/>
          <w:bCs/>
          <w:lang w:val="en-GB" w:eastAsia="zh-CN"/>
        </w:rPr>
        <w:t xml:space="preserve">While we consider that an AP and RSE are not necessary for this project, the role of the </w:t>
      </w:r>
      <w:r>
        <w:rPr>
          <w:rFonts w:ascii="Arial" w:hAnsi="Arial" w:cs="Arial"/>
          <w:bCs/>
          <w:lang w:val="en-GB" w:eastAsia="zh-CN"/>
        </w:rPr>
        <w:t>MEP and Acoustic /AV consultants are essential to augment HEAD’s design and provide the level of comfort both environmentally and acoustically, to allow separation but also flexibility within both the teaching spaces and circulation area.</w:t>
      </w:r>
    </w:p>
    <w:p w14:paraId="6732C2C1" w14:textId="77777777" w:rsidR="00B74F30" w:rsidRPr="00B74F30" w:rsidRDefault="00B74F30" w:rsidP="00B74F30">
      <w:pPr>
        <w:autoSpaceDE w:val="0"/>
        <w:autoSpaceDN w:val="0"/>
        <w:adjustRightInd w:val="0"/>
        <w:ind w:left="720"/>
        <w:rPr>
          <w:rFonts w:ascii="Arial" w:hAnsi="Arial" w:cs="Arial"/>
          <w:b/>
          <w:sz w:val="28"/>
          <w:szCs w:val="28"/>
          <w:lang w:val="en-GB" w:eastAsia="zh-CN"/>
        </w:rPr>
      </w:pPr>
    </w:p>
    <w:p w14:paraId="7EBA4D55" w14:textId="7353B21B" w:rsidR="00C25DF3" w:rsidRDefault="00C25DF3" w:rsidP="00C25DF3">
      <w:pPr>
        <w:pStyle w:val="ListParagraph"/>
        <w:numPr>
          <w:ilvl w:val="0"/>
          <w:numId w:val="36"/>
        </w:numPr>
        <w:autoSpaceDE w:val="0"/>
        <w:autoSpaceDN w:val="0"/>
        <w:adjustRightInd w:val="0"/>
        <w:rPr>
          <w:rFonts w:ascii="Arial" w:hAnsi="Arial" w:cs="Arial"/>
          <w:b/>
          <w:sz w:val="28"/>
          <w:szCs w:val="28"/>
          <w:lang w:val="en-GB" w:eastAsia="zh-CN"/>
        </w:rPr>
      </w:pPr>
      <w:r w:rsidRPr="00C25DF3">
        <w:rPr>
          <w:rFonts w:ascii="Arial" w:hAnsi="Arial" w:cs="Arial"/>
          <w:b/>
          <w:sz w:val="28"/>
          <w:szCs w:val="28"/>
          <w:lang w:val="en-GB" w:eastAsia="zh-CN"/>
        </w:rPr>
        <w:t>Works Programme</w:t>
      </w:r>
    </w:p>
    <w:p w14:paraId="6CE49890" w14:textId="77777777" w:rsidR="00B74F30" w:rsidRPr="00B74F30" w:rsidRDefault="00B74F30" w:rsidP="00B74F30">
      <w:pPr>
        <w:autoSpaceDE w:val="0"/>
        <w:autoSpaceDN w:val="0"/>
        <w:adjustRightInd w:val="0"/>
        <w:rPr>
          <w:rFonts w:ascii="Arial" w:hAnsi="Arial" w:cs="Arial"/>
          <w:b/>
          <w:sz w:val="28"/>
          <w:szCs w:val="28"/>
          <w:lang w:val="en-GB" w:eastAsia="zh-CN"/>
        </w:rPr>
      </w:pPr>
    </w:p>
    <w:p w14:paraId="03C4AF22" w14:textId="135D0F6A" w:rsidR="00A66B48" w:rsidRDefault="003F57DB" w:rsidP="00B74F30">
      <w:pPr>
        <w:autoSpaceDE w:val="0"/>
        <w:autoSpaceDN w:val="0"/>
        <w:adjustRightInd w:val="0"/>
        <w:ind w:left="720"/>
        <w:rPr>
          <w:rFonts w:ascii="Arial" w:hAnsi="Arial" w:cs="Arial"/>
          <w:bCs/>
          <w:lang w:val="en-GB" w:eastAsia="zh-CN"/>
        </w:rPr>
      </w:pPr>
      <w:r>
        <w:rPr>
          <w:rFonts w:ascii="Arial" w:hAnsi="Arial" w:cs="Arial"/>
          <w:bCs/>
          <w:lang w:val="en-GB" w:eastAsia="zh-CN"/>
        </w:rPr>
        <w:t>The anticipated Master Programme is attached here for comment.</w:t>
      </w:r>
    </w:p>
    <w:p w14:paraId="4F4089E1" w14:textId="79F6547A" w:rsidR="00A66B48" w:rsidRDefault="00A66B48" w:rsidP="00B74F30">
      <w:pPr>
        <w:autoSpaceDE w:val="0"/>
        <w:autoSpaceDN w:val="0"/>
        <w:adjustRightInd w:val="0"/>
        <w:ind w:left="720"/>
        <w:rPr>
          <w:rFonts w:ascii="Arial" w:hAnsi="Arial" w:cs="Arial"/>
          <w:bCs/>
          <w:lang w:val="en-GB" w:eastAsia="zh-CN"/>
        </w:rPr>
      </w:pPr>
    </w:p>
    <w:p w14:paraId="7A13C10E" w14:textId="62E23649" w:rsidR="00A66B48" w:rsidRDefault="00A66B48" w:rsidP="00B74F30">
      <w:pPr>
        <w:autoSpaceDE w:val="0"/>
        <w:autoSpaceDN w:val="0"/>
        <w:adjustRightInd w:val="0"/>
        <w:ind w:left="720"/>
        <w:rPr>
          <w:rFonts w:ascii="Arial" w:hAnsi="Arial" w:cs="Arial"/>
          <w:bCs/>
          <w:lang w:val="en-GB" w:eastAsia="zh-CN"/>
        </w:rPr>
      </w:pPr>
    </w:p>
    <w:p w14:paraId="1B4986A2" w14:textId="6EBEAED8" w:rsidR="00A66B48" w:rsidRDefault="00A66B48" w:rsidP="00B74F30">
      <w:pPr>
        <w:autoSpaceDE w:val="0"/>
        <w:autoSpaceDN w:val="0"/>
        <w:adjustRightInd w:val="0"/>
        <w:ind w:left="720"/>
        <w:rPr>
          <w:rFonts w:ascii="Arial" w:hAnsi="Arial" w:cs="Arial"/>
          <w:bCs/>
          <w:lang w:val="en-GB" w:eastAsia="zh-CN"/>
        </w:rPr>
      </w:pPr>
    </w:p>
    <w:p w14:paraId="244684F0" w14:textId="4066B764" w:rsidR="00A66B48" w:rsidRDefault="00A66B48" w:rsidP="00B74F30">
      <w:pPr>
        <w:autoSpaceDE w:val="0"/>
        <w:autoSpaceDN w:val="0"/>
        <w:adjustRightInd w:val="0"/>
        <w:ind w:left="720"/>
        <w:rPr>
          <w:rFonts w:ascii="Arial" w:hAnsi="Arial" w:cs="Arial"/>
          <w:bCs/>
          <w:lang w:val="en-GB" w:eastAsia="zh-CN"/>
        </w:rPr>
      </w:pPr>
    </w:p>
    <w:p w14:paraId="3F9646C1" w14:textId="03252246" w:rsidR="00A66B48" w:rsidRDefault="00A66B48" w:rsidP="00B74F30">
      <w:pPr>
        <w:autoSpaceDE w:val="0"/>
        <w:autoSpaceDN w:val="0"/>
        <w:adjustRightInd w:val="0"/>
        <w:ind w:left="720"/>
        <w:rPr>
          <w:rFonts w:ascii="Arial" w:hAnsi="Arial" w:cs="Arial"/>
          <w:bCs/>
          <w:lang w:val="en-GB" w:eastAsia="zh-CN"/>
        </w:rPr>
      </w:pPr>
    </w:p>
    <w:p w14:paraId="42A087D5" w14:textId="2387DD43" w:rsidR="00A66B48" w:rsidRDefault="00A66B48" w:rsidP="00B74F30">
      <w:pPr>
        <w:autoSpaceDE w:val="0"/>
        <w:autoSpaceDN w:val="0"/>
        <w:adjustRightInd w:val="0"/>
        <w:ind w:left="720"/>
        <w:rPr>
          <w:rFonts w:ascii="Arial" w:hAnsi="Arial" w:cs="Arial"/>
          <w:bCs/>
          <w:lang w:val="en-GB" w:eastAsia="zh-CN"/>
        </w:rPr>
      </w:pPr>
    </w:p>
    <w:p w14:paraId="2E400684" w14:textId="6946D21D" w:rsidR="00A66B48" w:rsidRDefault="00A66B48" w:rsidP="00B74F30">
      <w:pPr>
        <w:autoSpaceDE w:val="0"/>
        <w:autoSpaceDN w:val="0"/>
        <w:adjustRightInd w:val="0"/>
        <w:ind w:left="720"/>
        <w:rPr>
          <w:rFonts w:ascii="Arial" w:hAnsi="Arial" w:cs="Arial"/>
          <w:bCs/>
          <w:lang w:val="en-GB" w:eastAsia="zh-CN"/>
        </w:rPr>
      </w:pPr>
    </w:p>
    <w:p w14:paraId="5CF78C68" w14:textId="1FD264E0" w:rsidR="00A66B48" w:rsidRDefault="00A66B48" w:rsidP="00B74F30">
      <w:pPr>
        <w:autoSpaceDE w:val="0"/>
        <w:autoSpaceDN w:val="0"/>
        <w:adjustRightInd w:val="0"/>
        <w:ind w:left="720"/>
        <w:rPr>
          <w:rFonts w:ascii="Arial" w:hAnsi="Arial" w:cs="Arial"/>
          <w:bCs/>
          <w:lang w:val="en-GB" w:eastAsia="zh-CN"/>
        </w:rPr>
      </w:pPr>
    </w:p>
    <w:p w14:paraId="657498D9" w14:textId="4518B4DE" w:rsidR="00A66B48" w:rsidRDefault="00A66B48" w:rsidP="00B74F30">
      <w:pPr>
        <w:autoSpaceDE w:val="0"/>
        <w:autoSpaceDN w:val="0"/>
        <w:adjustRightInd w:val="0"/>
        <w:ind w:left="720"/>
        <w:rPr>
          <w:rFonts w:ascii="Arial" w:hAnsi="Arial" w:cs="Arial"/>
          <w:bCs/>
          <w:lang w:val="en-GB" w:eastAsia="zh-CN"/>
        </w:rPr>
      </w:pPr>
    </w:p>
    <w:p w14:paraId="5FDF8209" w14:textId="1C8C87DC" w:rsidR="00A66B48" w:rsidRDefault="00A66B48" w:rsidP="00B74F30">
      <w:pPr>
        <w:autoSpaceDE w:val="0"/>
        <w:autoSpaceDN w:val="0"/>
        <w:adjustRightInd w:val="0"/>
        <w:ind w:left="720"/>
        <w:rPr>
          <w:rFonts w:ascii="Arial" w:hAnsi="Arial" w:cs="Arial"/>
          <w:bCs/>
          <w:lang w:val="en-GB" w:eastAsia="zh-CN"/>
        </w:rPr>
      </w:pPr>
    </w:p>
    <w:p w14:paraId="5644CEAC" w14:textId="28B98ED4" w:rsidR="00A66B48" w:rsidRDefault="00A66B48" w:rsidP="00B74F30">
      <w:pPr>
        <w:autoSpaceDE w:val="0"/>
        <w:autoSpaceDN w:val="0"/>
        <w:adjustRightInd w:val="0"/>
        <w:ind w:left="720"/>
        <w:rPr>
          <w:rFonts w:ascii="Arial" w:hAnsi="Arial" w:cs="Arial"/>
          <w:bCs/>
          <w:lang w:val="en-GB" w:eastAsia="zh-CN"/>
        </w:rPr>
      </w:pPr>
    </w:p>
    <w:p w14:paraId="71A91588" w14:textId="7EABFD49" w:rsidR="00A66B48" w:rsidRDefault="00A66B48" w:rsidP="00B74F30">
      <w:pPr>
        <w:autoSpaceDE w:val="0"/>
        <w:autoSpaceDN w:val="0"/>
        <w:adjustRightInd w:val="0"/>
        <w:ind w:left="720"/>
        <w:rPr>
          <w:rFonts w:ascii="Arial" w:hAnsi="Arial" w:cs="Arial"/>
          <w:bCs/>
          <w:lang w:val="en-GB" w:eastAsia="zh-CN"/>
        </w:rPr>
      </w:pPr>
    </w:p>
    <w:p w14:paraId="2720D587" w14:textId="31AC6732" w:rsidR="00A66B48" w:rsidRDefault="00A66B48" w:rsidP="00B74F30">
      <w:pPr>
        <w:autoSpaceDE w:val="0"/>
        <w:autoSpaceDN w:val="0"/>
        <w:adjustRightInd w:val="0"/>
        <w:ind w:left="720"/>
        <w:rPr>
          <w:rFonts w:ascii="Arial" w:hAnsi="Arial" w:cs="Arial"/>
          <w:bCs/>
          <w:lang w:val="en-GB" w:eastAsia="zh-CN"/>
        </w:rPr>
      </w:pPr>
    </w:p>
    <w:p w14:paraId="3DFFCA1F" w14:textId="18F9E2C0" w:rsidR="00A66B48" w:rsidRDefault="00A66B48" w:rsidP="00B74F30">
      <w:pPr>
        <w:autoSpaceDE w:val="0"/>
        <w:autoSpaceDN w:val="0"/>
        <w:adjustRightInd w:val="0"/>
        <w:ind w:left="720"/>
        <w:rPr>
          <w:rFonts w:ascii="Arial" w:hAnsi="Arial" w:cs="Arial"/>
          <w:bCs/>
          <w:lang w:val="en-GB" w:eastAsia="zh-CN"/>
        </w:rPr>
      </w:pPr>
    </w:p>
    <w:p w14:paraId="457CB146" w14:textId="5BA995E2" w:rsidR="00A66B48" w:rsidRDefault="00A66B48" w:rsidP="00B74F30">
      <w:pPr>
        <w:autoSpaceDE w:val="0"/>
        <w:autoSpaceDN w:val="0"/>
        <w:adjustRightInd w:val="0"/>
        <w:ind w:left="720"/>
        <w:rPr>
          <w:rFonts w:ascii="Arial" w:hAnsi="Arial" w:cs="Arial"/>
          <w:bCs/>
          <w:lang w:val="en-GB" w:eastAsia="zh-CN"/>
        </w:rPr>
      </w:pPr>
    </w:p>
    <w:p w14:paraId="13E7D592" w14:textId="3FF90D0B" w:rsidR="00A66B48" w:rsidRDefault="00A66B48" w:rsidP="00B74F30">
      <w:pPr>
        <w:autoSpaceDE w:val="0"/>
        <w:autoSpaceDN w:val="0"/>
        <w:adjustRightInd w:val="0"/>
        <w:ind w:left="720"/>
        <w:rPr>
          <w:rFonts w:ascii="Arial" w:hAnsi="Arial" w:cs="Arial"/>
          <w:bCs/>
          <w:lang w:val="en-GB" w:eastAsia="zh-CN"/>
        </w:rPr>
      </w:pPr>
    </w:p>
    <w:p w14:paraId="50763204" w14:textId="6169A72E" w:rsidR="00A66B48" w:rsidRDefault="00A66B48" w:rsidP="00B74F30">
      <w:pPr>
        <w:autoSpaceDE w:val="0"/>
        <w:autoSpaceDN w:val="0"/>
        <w:adjustRightInd w:val="0"/>
        <w:ind w:left="720"/>
        <w:rPr>
          <w:rFonts w:ascii="Arial" w:hAnsi="Arial" w:cs="Arial"/>
          <w:bCs/>
          <w:lang w:val="en-GB" w:eastAsia="zh-CN"/>
        </w:rPr>
      </w:pPr>
    </w:p>
    <w:p w14:paraId="2D3F86D9" w14:textId="79250553" w:rsidR="00A66B48" w:rsidRDefault="00A66B48" w:rsidP="00B74F30">
      <w:pPr>
        <w:autoSpaceDE w:val="0"/>
        <w:autoSpaceDN w:val="0"/>
        <w:adjustRightInd w:val="0"/>
        <w:ind w:left="720"/>
        <w:rPr>
          <w:rFonts w:ascii="Arial" w:hAnsi="Arial" w:cs="Arial"/>
          <w:bCs/>
          <w:lang w:val="en-GB" w:eastAsia="zh-CN"/>
        </w:rPr>
      </w:pPr>
    </w:p>
    <w:p w14:paraId="1C4A40D5" w14:textId="67A5F2A2" w:rsidR="00A66B48" w:rsidRDefault="00A66B48" w:rsidP="00B74F30">
      <w:pPr>
        <w:autoSpaceDE w:val="0"/>
        <w:autoSpaceDN w:val="0"/>
        <w:adjustRightInd w:val="0"/>
        <w:ind w:left="720"/>
        <w:rPr>
          <w:rFonts w:ascii="Arial" w:hAnsi="Arial" w:cs="Arial"/>
          <w:bCs/>
          <w:lang w:val="en-GB" w:eastAsia="zh-CN"/>
        </w:rPr>
      </w:pPr>
    </w:p>
    <w:p w14:paraId="645A2716" w14:textId="719A68F5" w:rsidR="00A66B48" w:rsidRDefault="00A66B48" w:rsidP="00B74F30">
      <w:pPr>
        <w:autoSpaceDE w:val="0"/>
        <w:autoSpaceDN w:val="0"/>
        <w:adjustRightInd w:val="0"/>
        <w:ind w:left="720"/>
        <w:rPr>
          <w:rFonts w:ascii="Arial" w:hAnsi="Arial" w:cs="Arial"/>
          <w:bCs/>
          <w:lang w:val="en-GB" w:eastAsia="zh-CN"/>
        </w:rPr>
      </w:pPr>
    </w:p>
    <w:p w14:paraId="4BB96368" w14:textId="222775E8" w:rsidR="00A66B48" w:rsidRDefault="00A66B48" w:rsidP="00B74F30">
      <w:pPr>
        <w:autoSpaceDE w:val="0"/>
        <w:autoSpaceDN w:val="0"/>
        <w:adjustRightInd w:val="0"/>
        <w:ind w:left="720"/>
        <w:rPr>
          <w:rFonts w:ascii="Arial" w:hAnsi="Arial" w:cs="Arial"/>
          <w:bCs/>
          <w:lang w:val="en-GB" w:eastAsia="zh-CN"/>
        </w:rPr>
      </w:pPr>
    </w:p>
    <w:p w14:paraId="5EE3190D" w14:textId="4944E469" w:rsidR="00A66B48" w:rsidRDefault="00A66B48" w:rsidP="00B74F30">
      <w:pPr>
        <w:autoSpaceDE w:val="0"/>
        <w:autoSpaceDN w:val="0"/>
        <w:adjustRightInd w:val="0"/>
        <w:ind w:left="720"/>
        <w:rPr>
          <w:rFonts w:ascii="Arial" w:hAnsi="Arial" w:cs="Arial"/>
          <w:bCs/>
          <w:lang w:val="en-GB" w:eastAsia="zh-CN"/>
        </w:rPr>
      </w:pPr>
    </w:p>
    <w:p w14:paraId="72FB5E11" w14:textId="3054AEC8" w:rsidR="00A66B48" w:rsidRDefault="00A66B48" w:rsidP="00B74F30">
      <w:pPr>
        <w:autoSpaceDE w:val="0"/>
        <w:autoSpaceDN w:val="0"/>
        <w:adjustRightInd w:val="0"/>
        <w:ind w:left="720"/>
        <w:rPr>
          <w:rFonts w:ascii="Arial" w:hAnsi="Arial" w:cs="Arial"/>
          <w:bCs/>
          <w:lang w:val="en-GB" w:eastAsia="zh-CN"/>
        </w:rPr>
      </w:pPr>
    </w:p>
    <w:p w14:paraId="3BC20B31" w14:textId="1E343D28" w:rsidR="00A66B48" w:rsidRDefault="00A66B48" w:rsidP="00B74F30">
      <w:pPr>
        <w:autoSpaceDE w:val="0"/>
        <w:autoSpaceDN w:val="0"/>
        <w:adjustRightInd w:val="0"/>
        <w:ind w:left="720"/>
        <w:rPr>
          <w:rFonts w:ascii="Arial" w:hAnsi="Arial" w:cs="Arial"/>
          <w:bCs/>
          <w:lang w:val="en-GB" w:eastAsia="zh-CN"/>
        </w:rPr>
      </w:pPr>
    </w:p>
    <w:p w14:paraId="551ADFA7" w14:textId="0302E562" w:rsidR="00A66B48" w:rsidRDefault="00A66B48" w:rsidP="00B74F30">
      <w:pPr>
        <w:autoSpaceDE w:val="0"/>
        <w:autoSpaceDN w:val="0"/>
        <w:adjustRightInd w:val="0"/>
        <w:ind w:left="720"/>
        <w:rPr>
          <w:rFonts w:ascii="Arial" w:hAnsi="Arial" w:cs="Arial"/>
          <w:bCs/>
          <w:lang w:val="en-GB" w:eastAsia="zh-CN"/>
        </w:rPr>
      </w:pPr>
    </w:p>
    <w:p w14:paraId="2126A0AB" w14:textId="61EE7F36" w:rsidR="00A66B48" w:rsidRDefault="00A66B48" w:rsidP="00B74F30">
      <w:pPr>
        <w:autoSpaceDE w:val="0"/>
        <w:autoSpaceDN w:val="0"/>
        <w:adjustRightInd w:val="0"/>
        <w:ind w:left="720"/>
        <w:rPr>
          <w:rFonts w:ascii="Arial" w:hAnsi="Arial" w:cs="Arial"/>
          <w:bCs/>
          <w:lang w:val="en-GB" w:eastAsia="zh-CN"/>
        </w:rPr>
      </w:pPr>
    </w:p>
    <w:p w14:paraId="15932937" w14:textId="49A0DA5A" w:rsidR="00A66B48" w:rsidRDefault="00A66B48" w:rsidP="00B74F30">
      <w:pPr>
        <w:autoSpaceDE w:val="0"/>
        <w:autoSpaceDN w:val="0"/>
        <w:adjustRightInd w:val="0"/>
        <w:ind w:left="720"/>
        <w:rPr>
          <w:rFonts w:ascii="Arial" w:hAnsi="Arial" w:cs="Arial"/>
          <w:bCs/>
          <w:lang w:val="en-GB" w:eastAsia="zh-CN"/>
        </w:rPr>
      </w:pPr>
    </w:p>
    <w:p w14:paraId="3AE59174" w14:textId="1409D20E" w:rsidR="00A66B48" w:rsidRDefault="00A66B48" w:rsidP="00B74F30">
      <w:pPr>
        <w:autoSpaceDE w:val="0"/>
        <w:autoSpaceDN w:val="0"/>
        <w:adjustRightInd w:val="0"/>
        <w:ind w:left="720"/>
        <w:rPr>
          <w:rFonts w:ascii="Arial" w:hAnsi="Arial" w:cs="Arial"/>
          <w:bCs/>
          <w:lang w:val="en-GB" w:eastAsia="zh-CN"/>
        </w:rPr>
      </w:pPr>
    </w:p>
    <w:p w14:paraId="57CC1E6E" w14:textId="4CB83668" w:rsidR="00A66B48" w:rsidRDefault="00A66B48" w:rsidP="00B74F30">
      <w:pPr>
        <w:autoSpaceDE w:val="0"/>
        <w:autoSpaceDN w:val="0"/>
        <w:adjustRightInd w:val="0"/>
        <w:ind w:left="720"/>
        <w:rPr>
          <w:rFonts w:ascii="Arial" w:hAnsi="Arial" w:cs="Arial"/>
          <w:bCs/>
          <w:lang w:val="en-GB" w:eastAsia="zh-CN"/>
        </w:rPr>
      </w:pPr>
    </w:p>
    <w:p w14:paraId="520C0275" w14:textId="31C711B4" w:rsidR="00A66B48" w:rsidRDefault="00A66B48" w:rsidP="00B74F30">
      <w:pPr>
        <w:autoSpaceDE w:val="0"/>
        <w:autoSpaceDN w:val="0"/>
        <w:adjustRightInd w:val="0"/>
        <w:ind w:left="720"/>
        <w:rPr>
          <w:rFonts w:ascii="Arial" w:hAnsi="Arial" w:cs="Arial"/>
          <w:bCs/>
          <w:lang w:val="en-GB" w:eastAsia="zh-CN"/>
        </w:rPr>
      </w:pPr>
    </w:p>
    <w:p w14:paraId="3CFF0001" w14:textId="1DB0097F" w:rsidR="00A66B48" w:rsidRDefault="00A66B48" w:rsidP="00B74F30">
      <w:pPr>
        <w:autoSpaceDE w:val="0"/>
        <w:autoSpaceDN w:val="0"/>
        <w:adjustRightInd w:val="0"/>
        <w:ind w:left="720"/>
        <w:rPr>
          <w:rFonts w:ascii="Arial" w:hAnsi="Arial" w:cs="Arial"/>
          <w:bCs/>
          <w:lang w:val="en-GB" w:eastAsia="zh-CN"/>
        </w:rPr>
      </w:pPr>
    </w:p>
    <w:p w14:paraId="05690C88" w14:textId="2A126425" w:rsidR="00A66B48" w:rsidRDefault="00A66B48" w:rsidP="00B74F30">
      <w:pPr>
        <w:autoSpaceDE w:val="0"/>
        <w:autoSpaceDN w:val="0"/>
        <w:adjustRightInd w:val="0"/>
        <w:ind w:left="720"/>
        <w:rPr>
          <w:rFonts w:ascii="Arial" w:hAnsi="Arial" w:cs="Arial"/>
          <w:bCs/>
          <w:lang w:val="en-GB" w:eastAsia="zh-CN"/>
        </w:rPr>
      </w:pPr>
    </w:p>
    <w:p w14:paraId="1E98B5C3" w14:textId="6381B6E8" w:rsidR="00A66B48" w:rsidRDefault="00A66B48" w:rsidP="00B74F30">
      <w:pPr>
        <w:autoSpaceDE w:val="0"/>
        <w:autoSpaceDN w:val="0"/>
        <w:adjustRightInd w:val="0"/>
        <w:ind w:left="720"/>
        <w:rPr>
          <w:rFonts w:ascii="Arial" w:hAnsi="Arial" w:cs="Arial"/>
          <w:bCs/>
          <w:lang w:val="en-GB" w:eastAsia="zh-CN"/>
        </w:rPr>
      </w:pPr>
    </w:p>
    <w:p w14:paraId="0252BD8C" w14:textId="3B3E607A" w:rsidR="00A66B48" w:rsidRDefault="00A66B48" w:rsidP="00B74F30">
      <w:pPr>
        <w:autoSpaceDE w:val="0"/>
        <w:autoSpaceDN w:val="0"/>
        <w:adjustRightInd w:val="0"/>
        <w:ind w:left="720"/>
        <w:rPr>
          <w:rFonts w:ascii="Arial" w:hAnsi="Arial" w:cs="Arial"/>
          <w:bCs/>
          <w:lang w:val="en-GB" w:eastAsia="zh-CN"/>
        </w:rPr>
      </w:pPr>
    </w:p>
    <w:p w14:paraId="4C52D150" w14:textId="742521B5" w:rsidR="00A66B48" w:rsidRDefault="00A66B48" w:rsidP="00B74F30">
      <w:pPr>
        <w:autoSpaceDE w:val="0"/>
        <w:autoSpaceDN w:val="0"/>
        <w:adjustRightInd w:val="0"/>
        <w:ind w:left="720"/>
        <w:rPr>
          <w:rFonts w:ascii="Arial" w:hAnsi="Arial" w:cs="Arial"/>
          <w:bCs/>
          <w:lang w:val="en-GB" w:eastAsia="zh-CN"/>
        </w:rPr>
      </w:pPr>
    </w:p>
    <w:p w14:paraId="4F8B128A" w14:textId="77777777" w:rsidR="003F57DB" w:rsidRPr="00B74F30" w:rsidRDefault="003F57DB" w:rsidP="00B74F30">
      <w:pPr>
        <w:autoSpaceDE w:val="0"/>
        <w:autoSpaceDN w:val="0"/>
        <w:adjustRightInd w:val="0"/>
        <w:ind w:left="720"/>
        <w:rPr>
          <w:rFonts w:ascii="Arial" w:hAnsi="Arial" w:cs="Arial"/>
          <w:bCs/>
          <w:lang w:val="en-GB" w:eastAsia="zh-CN"/>
        </w:rPr>
      </w:pPr>
    </w:p>
    <w:p w14:paraId="1F38BBB6" w14:textId="77777777" w:rsidR="00A66B48" w:rsidRDefault="00A66B48" w:rsidP="00A66B48">
      <w:pPr>
        <w:autoSpaceDE w:val="0"/>
        <w:autoSpaceDN w:val="0"/>
        <w:adjustRightInd w:val="0"/>
        <w:rPr>
          <w:rFonts w:ascii="Arial" w:hAnsi="Arial" w:cs="Arial"/>
          <w:b/>
          <w:sz w:val="28"/>
          <w:szCs w:val="28"/>
          <w:lang w:val="en-GB" w:eastAsia="zh-CN"/>
        </w:rPr>
      </w:pPr>
    </w:p>
    <w:p w14:paraId="459C7E19" w14:textId="244A6634" w:rsidR="00C25DF3" w:rsidRPr="00A66B48" w:rsidRDefault="00A66B48" w:rsidP="00A66B48">
      <w:pPr>
        <w:autoSpaceDE w:val="0"/>
        <w:autoSpaceDN w:val="0"/>
        <w:adjustRightInd w:val="0"/>
        <w:rPr>
          <w:rFonts w:ascii="Arial" w:hAnsi="Arial" w:cs="Arial"/>
          <w:b/>
          <w:sz w:val="28"/>
          <w:szCs w:val="28"/>
          <w:lang w:val="en-GB" w:eastAsia="zh-CN"/>
        </w:rPr>
      </w:pPr>
      <w:r>
        <w:rPr>
          <w:rFonts w:ascii="Arial" w:hAnsi="Arial" w:cs="Arial"/>
          <w:b/>
          <w:sz w:val="28"/>
          <w:szCs w:val="28"/>
          <w:lang w:val="en-GB" w:eastAsia="zh-CN"/>
        </w:rPr>
        <w:t>F</w:t>
      </w:r>
      <w:r>
        <w:rPr>
          <w:rFonts w:ascii="Arial" w:hAnsi="Arial" w:cs="Arial"/>
          <w:b/>
          <w:sz w:val="28"/>
          <w:szCs w:val="28"/>
          <w:lang w:val="en-GB" w:eastAsia="zh-CN"/>
        </w:rPr>
        <w:t xml:space="preserve">.     </w:t>
      </w:r>
      <w:r w:rsidR="00C25DF3" w:rsidRPr="00A66B48">
        <w:rPr>
          <w:rFonts w:ascii="Arial" w:hAnsi="Arial" w:cs="Arial"/>
          <w:b/>
          <w:sz w:val="28"/>
          <w:szCs w:val="28"/>
          <w:lang w:val="en-GB" w:eastAsia="zh-CN"/>
        </w:rPr>
        <w:t>Innovation and Creativity</w:t>
      </w:r>
    </w:p>
    <w:p w14:paraId="1F9E588E" w14:textId="71E7C85E" w:rsidR="00C25DF3" w:rsidRDefault="00C25DF3" w:rsidP="00C25DF3">
      <w:pPr>
        <w:pStyle w:val="ListParagraph"/>
        <w:numPr>
          <w:ilvl w:val="0"/>
          <w:numId w:val="37"/>
        </w:numPr>
        <w:autoSpaceDE w:val="0"/>
        <w:autoSpaceDN w:val="0"/>
        <w:adjustRightInd w:val="0"/>
        <w:rPr>
          <w:rFonts w:ascii="Arial" w:hAnsi="Arial" w:cs="Arial"/>
          <w:b/>
          <w:sz w:val="28"/>
          <w:szCs w:val="28"/>
          <w:lang w:val="en-GB" w:eastAsia="zh-CN"/>
        </w:rPr>
      </w:pPr>
      <w:proofErr w:type="gramStart"/>
      <w:r w:rsidRPr="00C25DF3">
        <w:rPr>
          <w:rFonts w:ascii="Arial" w:hAnsi="Arial" w:cs="Arial"/>
          <w:b/>
          <w:sz w:val="28"/>
          <w:szCs w:val="28"/>
          <w:lang w:val="en-GB" w:eastAsia="zh-CN"/>
        </w:rPr>
        <w:t>Particular design</w:t>
      </w:r>
      <w:proofErr w:type="gramEnd"/>
      <w:r w:rsidRPr="00C25DF3">
        <w:rPr>
          <w:rFonts w:ascii="Arial" w:hAnsi="Arial" w:cs="Arial"/>
          <w:b/>
          <w:sz w:val="28"/>
          <w:szCs w:val="28"/>
          <w:lang w:val="en-GB" w:eastAsia="zh-CN"/>
        </w:rPr>
        <w:t xml:space="preserve"> aspects/issues/requirements</w:t>
      </w:r>
    </w:p>
    <w:p w14:paraId="63FEB415" w14:textId="39D06FB0" w:rsidR="00B74F30" w:rsidRDefault="00B74F30" w:rsidP="00B74F30">
      <w:pPr>
        <w:autoSpaceDE w:val="0"/>
        <w:autoSpaceDN w:val="0"/>
        <w:adjustRightInd w:val="0"/>
        <w:rPr>
          <w:rFonts w:ascii="Arial" w:hAnsi="Arial" w:cs="Arial"/>
          <w:b/>
          <w:sz w:val="28"/>
          <w:szCs w:val="28"/>
          <w:lang w:val="en-GB" w:eastAsia="zh-CN"/>
        </w:rPr>
      </w:pPr>
    </w:p>
    <w:p w14:paraId="0C5986A3" w14:textId="247221E9" w:rsidR="00B74F30" w:rsidRPr="00B74F30" w:rsidRDefault="00B74F30" w:rsidP="00B74F30">
      <w:pPr>
        <w:autoSpaceDE w:val="0"/>
        <w:autoSpaceDN w:val="0"/>
        <w:adjustRightInd w:val="0"/>
        <w:ind w:left="720"/>
        <w:rPr>
          <w:rFonts w:ascii="Arial" w:hAnsi="Arial" w:cs="Arial"/>
          <w:bCs/>
          <w:lang w:val="en-GB" w:eastAsia="zh-CN"/>
        </w:rPr>
      </w:pPr>
      <w:r w:rsidRPr="00B74F30">
        <w:rPr>
          <w:rFonts w:ascii="Arial" w:hAnsi="Arial" w:cs="Arial"/>
          <w:bCs/>
          <w:lang w:val="en-GB" w:eastAsia="zh-CN"/>
        </w:rPr>
        <w:t>While a Schedule of Accommodation is yet to be finalised, the obvious merits of such a stunning location, with</w:t>
      </w:r>
      <w:r w:rsidR="00FD2127">
        <w:rPr>
          <w:rFonts w:ascii="Arial" w:hAnsi="Arial" w:cs="Arial"/>
          <w:bCs/>
          <w:lang w:val="en-GB" w:eastAsia="zh-CN"/>
        </w:rPr>
        <w:t>in</w:t>
      </w:r>
      <w:r w:rsidRPr="00B74F30">
        <w:rPr>
          <w:rFonts w:ascii="Arial" w:hAnsi="Arial" w:cs="Arial"/>
          <w:bCs/>
          <w:lang w:val="en-GB" w:eastAsia="zh-CN"/>
        </w:rPr>
        <w:t xml:space="preserve"> </w:t>
      </w:r>
      <w:r w:rsidR="00FD2127">
        <w:rPr>
          <w:rFonts w:ascii="Arial" w:hAnsi="Arial" w:cs="Arial"/>
          <w:bCs/>
          <w:lang w:val="en-GB" w:eastAsia="zh-CN"/>
        </w:rPr>
        <w:t>West Kowloon’s</w:t>
      </w:r>
      <w:r w:rsidRPr="00B74F30">
        <w:rPr>
          <w:rFonts w:ascii="Arial" w:hAnsi="Arial" w:cs="Arial"/>
          <w:bCs/>
          <w:lang w:val="en-GB" w:eastAsia="zh-CN"/>
        </w:rPr>
        <w:t xml:space="preserve"> nascent Arts Hub, is a glorious opportunity for functional design</w:t>
      </w:r>
      <w:r w:rsidR="00FD2127">
        <w:rPr>
          <w:rFonts w:ascii="Arial" w:hAnsi="Arial" w:cs="Arial"/>
          <w:bCs/>
          <w:lang w:val="en-GB" w:eastAsia="zh-CN"/>
        </w:rPr>
        <w:t>.  G</w:t>
      </w:r>
      <w:r w:rsidRPr="00B74F30">
        <w:rPr>
          <w:rFonts w:ascii="Arial" w:hAnsi="Arial" w:cs="Arial"/>
          <w:bCs/>
          <w:lang w:val="en-GB" w:eastAsia="zh-CN"/>
        </w:rPr>
        <w:t>ifted with stunning views both north to Kowloon and south to the HK Island skyline</w:t>
      </w:r>
      <w:r w:rsidR="00FD2127">
        <w:rPr>
          <w:rFonts w:ascii="Arial" w:hAnsi="Arial" w:cs="Arial"/>
          <w:bCs/>
          <w:lang w:val="en-GB" w:eastAsia="zh-CN"/>
        </w:rPr>
        <w:t>, this site invites transparency and flexibility</w:t>
      </w:r>
      <w:r w:rsidRPr="00B74F30">
        <w:rPr>
          <w:rFonts w:ascii="Arial" w:hAnsi="Arial" w:cs="Arial"/>
          <w:bCs/>
          <w:lang w:val="en-GB" w:eastAsia="zh-CN"/>
        </w:rPr>
        <w:t xml:space="preserve">. </w:t>
      </w:r>
    </w:p>
    <w:p w14:paraId="263F8F31" w14:textId="6F650D8F" w:rsidR="00B74F30" w:rsidRDefault="00B74F30" w:rsidP="00B74F30">
      <w:pPr>
        <w:autoSpaceDE w:val="0"/>
        <w:autoSpaceDN w:val="0"/>
        <w:adjustRightInd w:val="0"/>
        <w:ind w:left="720"/>
        <w:rPr>
          <w:rFonts w:ascii="Arial" w:hAnsi="Arial" w:cs="Arial"/>
          <w:b/>
          <w:sz w:val="28"/>
          <w:szCs w:val="28"/>
          <w:lang w:val="en-GB" w:eastAsia="zh-CN"/>
        </w:rPr>
      </w:pPr>
    </w:p>
    <w:p w14:paraId="43AA2B56" w14:textId="50ED6D3E" w:rsidR="00B74F30" w:rsidRPr="00A414DF" w:rsidRDefault="00B74F30" w:rsidP="00A414DF">
      <w:pPr>
        <w:autoSpaceDE w:val="0"/>
        <w:autoSpaceDN w:val="0"/>
        <w:adjustRightInd w:val="0"/>
        <w:ind w:left="720"/>
        <w:rPr>
          <w:rFonts w:ascii="Arial" w:hAnsi="Arial" w:cs="Arial"/>
          <w:bCs/>
          <w:lang w:val="en-GB" w:eastAsia="zh-CN"/>
        </w:rPr>
      </w:pPr>
      <w:r w:rsidRPr="00A414DF">
        <w:rPr>
          <w:rFonts w:ascii="Arial" w:hAnsi="Arial" w:cs="Arial"/>
          <w:bCs/>
          <w:lang w:val="en-GB" w:eastAsia="zh-CN"/>
        </w:rPr>
        <w:t xml:space="preserve">The narrow yet long plan pushes the design towards </w:t>
      </w:r>
      <w:r w:rsidR="00FD2127">
        <w:rPr>
          <w:rFonts w:ascii="Arial" w:hAnsi="Arial" w:cs="Arial"/>
          <w:bCs/>
          <w:lang w:val="en-GB" w:eastAsia="zh-CN"/>
        </w:rPr>
        <w:t xml:space="preserve">a </w:t>
      </w:r>
      <w:r w:rsidRPr="00A414DF">
        <w:rPr>
          <w:rFonts w:ascii="Arial" w:hAnsi="Arial" w:cs="Arial"/>
          <w:bCs/>
          <w:lang w:val="en-GB" w:eastAsia="zh-CN"/>
        </w:rPr>
        <w:t xml:space="preserve">single spine of circulation along the </w:t>
      </w:r>
      <w:r w:rsidR="00FD2127">
        <w:rPr>
          <w:rFonts w:ascii="Arial" w:hAnsi="Arial" w:cs="Arial"/>
          <w:bCs/>
          <w:lang w:val="en-GB" w:eastAsia="zh-CN"/>
        </w:rPr>
        <w:t>sou</w:t>
      </w:r>
      <w:r w:rsidRPr="00A414DF">
        <w:rPr>
          <w:rFonts w:ascii="Arial" w:hAnsi="Arial" w:cs="Arial"/>
          <w:bCs/>
          <w:lang w:val="en-GB" w:eastAsia="zh-CN"/>
        </w:rPr>
        <w:t xml:space="preserve">th edge, with lecture areas </w:t>
      </w:r>
      <w:r w:rsidR="00FD2127">
        <w:rPr>
          <w:rFonts w:ascii="Arial" w:hAnsi="Arial" w:cs="Arial"/>
          <w:bCs/>
          <w:lang w:val="en-GB" w:eastAsia="zh-CN"/>
        </w:rPr>
        <w:t>flow</w:t>
      </w:r>
      <w:r w:rsidRPr="00A414DF">
        <w:rPr>
          <w:rFonts w:ascii="Arial" w:hAnsi="Arial" w:cs="Arial"/>
          <w:bCs/>
          <w:lang w:val="en-GB" w:eastAsia="zh-CN"/>
        </w:rPr>
        <w:t xml:space="preserve">ing off this.  It is important that there are also areas that serve as break-out spaces for smaller discussions or </w:t>
      </w:r>
      <w:r w:rsidR="00A414DF" w:rsidRPr="00A414DF">
        <w:rPr>
          <w:rFonts w:ascii="Arial" w:hAnsi="Arial" w:cs="Arial"/>
          <w:bCs/>
          <w:lang w:val="en-GB" w:eastAsia="zh-CN"/>
        </w:rPr>
        <w:t>down-time after intense teaching sessions.  The 11</w:t>
      </w:r>
      <w:r w:rsidR="00A414DF" w:rsidRPr="00A414DF">
        <w:rPr>
          <w:rFonts w:ascii="Arial" w:hAnsi="Arial" w:cs="Arial"/>
          <w:bCs/>
          <w:vertAlign w:val="superscript"/>
          <w:lang w:val="en-GB" w:eastAsia="zh-CN"/>
        </w:rPr>
        <w:t>th</w:t>
      </w:r>
      <w:r w:rsidR="00A414DF" w:rsidRPr="00A414DF">
        <w:rPr>
          <w:rFonts w:ascii="Arial" w:hAnsi="Arial" w:cs="Arial"/>
          <w:bCs/>
          <w:lang w:val="en-GB" w:eastAsia="zh-CN"/>
        </w:rPr>
        <w:t xml:space="preserve"> Floor Lounge will offer a welcome meeting place if the requirements for classroom limit the space available for</w:t>
      </w:r>
      <w:r w:rsidR="00A414DF">
        <w:rPr>
          <w:rFonts w:ascii="Arial" w:hAnsi="Arial" w:cs="Arial"/>
          <w:bCs/>
          <w:lang w:val="en-GB" w:eastAsia="zh-CN"/>
        </w:rPr>
        <w:t xml:space="preserve"> “chill out” spaces on the 12</w:t>
      </w:r>
      <w:r w:rsidR="00A414DF" w:rsidRPr="00A414DF">
        <w:rPr>
          <w:rFonts w:ascii="Arial" w:hAnsi="Arial" w:cs="Arial"/>
          <w:bCs/>
          <w:vertAlign w:val="superscript"/>
          <w:lang w:val="en-GB" w:eastAsia="zh-CN"/>
        </w:rPr>
        <w:t>th</w:t>
      </w:r>
      <w:r w:rsidR="00A414DF">
        <w:rPr>
          <w:rFonts w:ascii="Arial" w:hAnsi="Arial" w:cs="Arial"/>
          <w:bCs/>
          <w:lang w:val="en-GB" w:eastAsia="zh-CN"/>
        </w:rPr>
        <w:t xml:space="preserve"> and 13</w:t>
      </w:r>
      <w:r w:rsidR="00A414DF" w:rsidRPr="00A414DF">
        <w:rPr>
          <w:rFonts w:ascii="Arial" w:hAnsi="Arial" w:cs="Arial"/>
          <w:bCs/>
          <w:vertAlign w:val="superscript"/>
          <w:lang w:val="en-GB" w:eastAsia="zh-CN"/>
        </w:rPr>
        <w:t>th</w:t>
      </w:r>
      <w:r w:rsidR="00A414DF">
        <w:rPr>
          <w:rFonts w:ascii="Arial" w:hAnsi="Arial" w:cs="Arial"/>
          <w:bCs/>
          <w:lang w:val="en-GB" w:eastAsia="zh-CN"/>
        </w:rPr>
        <w:t xml:space="preserve"> Floors.</w:t>
      </w:r>
    </w:p>
    <w:p w14:paraId="789D355F" w14:textId="77777777" w:rsidR="00B74F30" w:rsidRPr="00B74F30" w:rsidRDefault="00B74F30" w:rsidP="00B74F30">
      <w:pPr>
        <w:autoSpaceDE w:val="0"/>
        <w:autoSpaceDN w:val="0"/>
        <w:adjustRightInd w:val="0"/>
        <w:ind w:left="720"/>
        <w:rPr>
          <w:rFonts w:ascii="Arial" w:hAnsi="Arial" w:cs="Arial"/>
          <w:b/>
          <w:sz w:val="28"/>
          <w:szCs w:val="28"/>
          <w:lang w:val="en-GB" w:eastAsia="zh-CN"/>
        </w:rPr>
      </w:pPr>
    </w:p>
    <w:p w14:paraId="18B80067" w14:textId="77777777" w:rsidR="00C25DF3" w:rsidRPr="00C25DF3" w:rsidRDefault="00C25DF3" w:rsidP="00C25DF3">
      <w:pPr>
        <w:pStyle w:val="ListParagraph"/>
        <w:numPr>
          <w:ilvl w:val="0"/>
          <w:numId w:val="37"/>
        </w:numPr>
        <w:autoSpaceDE w:val="0"/>
        <w:autoSpaceDN w:val="0"/>
        <w:adjustRightInd w:val="0"/>
        <w:rPr>
          <w:rFonts w:ascii="Arial" w:hAnsi="Arial" w:cs="Arial"/>
          <w:b/>
          <w:sz w:val="28"/>
          <w:szCs w:val="28"/>
          <w:lang w:val="en-GB" w:eastAsia="zh-CN"/>
        </w:rPr>
      </w:pPr>
      <w:proofErr w:type="gramStart"/>
      <w:r w:rsidRPr="00C25DF3">
        <w:rPr>
          <w:rFonts w:ascii="Arial" w:hAnsi="Arial" w:cs="Arial"/>
          <w:b/>
          <w:sz w:val="28"/>
          <w:szCs w:val="28"/>
          <w:lang w:val="en-GB" w:eastAsia="zh-CN"/>
        </w:rPr>
        <w:t>Particular construction</w:t>
      </w:r>
      <w:proofErr w:type="gramEnd"/>
      <w:r w:rsidRPr="00C25DF3">
        <w:rPr>
          <w:rFonts w:ascii="Arial" w:hAnsi="Arial" w:cs="Arial"/>
          <w:b/>
          <w:sz w:val="28"/>
          <w:szCs w:val="28"/>
          <w:lang w:val="en-GB" w:eastAsia="zh-CN"/>
        </w:rPr>
        <w:t xml:space="preserve"> aspects/issues/requirements</w:t>
      </w:r>
    </w:p>
    <w:p w14:paraId="2D360062" w14:textId="77777777" w:rsidR="00CC333C" w:rsidRPr="00C25DF3" w:rsidRDefault="00CC333C" w:rsidP="00744E6A">
      <w:pPr>
        <w:autoSpaceDE w:val="0"/>
        <w:autoSpaceDN w:val="0"/>
        <w:adjustRightInd w:val="0"/>
        <w:rPr>
          <w:rFonts w:ascii="Arial" w:hAnsi="Arial" w:cs="Arial"/>
          <w:b/>
          <w:sz w:val="28"/>
          <w:szCs w:val="28"/>
          <w:lang w:val="en-GB" w:eastAsia="zh-CN"/>
        </w:rPr>
      </w:pPr>
    </w:p>
    <w:p w14:paraId="63C9F489" w14:textId="50EDEBF5" w:rsidR="00EE2213" w:rsidRDefault="00A414DF" w:rsidP="00A414DF">
      <w:pPr>
        <w:autoSpaceDE w:val="0"/>
        <w:autoSpaceDN w:val="0"/>
        <w:adjustRightInd w:val="0"/>
        <w:ind w:left="720"/>
        <w:rPr>
          <w:rFonts w:ascii="Arial" w:hAnsi="Arial" w:cs="Arial"/>
          <w:bCs/>
          <w:szCs w:val="21"/>
          <w:lang w:val="en-GB" w:eastAsia="zh-CN"/>
        </w:rPr>
      </w:pPr>
      <w:r w:rsidRPr="00A414DF">
        <w:rPr>
          <w:rFonts w:ascii="Arial" w:hAnsi="Arial" w:cs="Arial"/>
          <w:bCs/>
          <w:szCs w:val="21"/>
          <w:lang w:val="en-GB" w:eastAsia="zh-CN"/>
        </w:rPr>
        <w:t xml:space="preserve">There are existing structural and design elements that will influence the direction of the design.  The window glazing structure is imposing both in the weighty attachments to the slab </w:t>
      </w:r>
      <w:proofErr w:type="gramStart"/>
      <w:r w:rsidRPr="00A414DF">
        <w:rPr>
          <w:rFonts w:ascii="Arial" w:hAnsi="Arial" w:cs="Arial"/>
          <w:bCs/>
          <w:szCs w:val="21"/>
          <w:lang w:val="en-GB" w:eastAsia="zh-CN"/>
        </w:rPr>
        <w:t>and also</w:t>
      </w:r>
      <w:proofErr w:type="gramEnd"/>
      <w:r w:rsidRPr="00A414DF">
        <w:rPr>
          <w:rFonts w:ascii="Arial" w:hAnsi="Arial" w:cs="Arial"/>
          <w:bCs/>
          <w:szCs w:val="21"/>
          <w:lang w:val="en-GB" w:eastAsia="zh-CN"/>
        </w:rPr>
        <w:t xml:space="preserve"> the strict horizontal fenestration.  A raised floor is obviously essential to meet the lift lobby datum and cover structural connections, but this needs to be treated in a way that feels natural and with purpose, rather than </w:t>
      </w:r>
      <w:proofErr w:type="gramStart"/>
      <w:r w:rsidRPr="00A414DF">
        <w:rPr>
          <w:rFonts w:ascii="Arial" w:hAnsi="Arial" w:cs="Arial"/>
          <w:bCs/>
          <w:szCs w:val="21"/>
          <w:lang w:val="en-GB" w:eastAsia="zh-CN"/>
        </w:rPr>
        <w:t>as a way to</w:t>
      </w:r>
      <w:proofErr w:type="gramEnd"/>
      <w:r w:rsidRPr="00A414DF">
        <w:rPr>
          <w:rFonts w:ascii="Arial" w:hAnsi="Arial" w:cs="Arial"/>
          <w:bCs/>
          <w:szCs w:val="21"/>
          <w:lang w:val="en-GB" w:eastAsia="zh-CN"/>
        </w:rPr>
        <w:t xml:space="preserve"> conceal trunking and services.</w:t>
      </w:r>
    </w:p>
    <w:p w14:paraId="5281F22A" w14:textId="5E341F21" w:rsidR="00A414DF" w:rsidRDefault="00A414DF" w:rsidP="00A414DF">
      <w:pPr>
        <w:autoSpaceDE w:val="0"/>
        <w:autoSpaceDN w:val="0"/>
        <w:adjustRightInd w:val="0"/>
        <w:ind w:left="720"/>
        <w:rPr>
          <w:rFonts w:ascii="Arial" w:hAnsi="Arial" w:cs="Arial"/>
          <w:bCs/>
          <w:szCs w:val="21"/>
          <w:lang w:val="en-GB" w:eastAsia="zh-CN"/>
        </w:rPr>
      </w:pPr>
    </w:p>
    <w:p w14:paraId="109B2815" w14:textId="43C32497" w:rsidR="00A414DF" w:rsidRPr="00A414DF" w:rsidRDefault="00A414DF" w:rsidP="00A414DF">
      <w:pPr>
        <w:autoSpaceDE w:val="0"/>
        <w:autoSpaceDN w:val="0"/>
        <w:adjustRightInd w:val="0"/>
        <w:ind w:left="720"/>
        <w:rPr>
          <w:rFonts w:ascii="Arial" w:hAnsi="Arial" w:cs="Arial"/>
          <w:bCs/>
          <w:szCs w:val="21"/>
          <w:lang w:val="en-GB" w:eastAsia="zh-CN"/>
        </w:rPr>
      </w:pPr>
      <w:r>
        <w:rPr>
          <w:rFonts w:ascii="Arial" w:hAnsi="Arial" w:cs="Arial"/>
          <w:bCs/>
          <w:szCs w:val="21"/>
          <w:lang w:val="en-GB" w:eastAsia="zh-CN"/>
        </w:rPr>
        <w:t>The low ceiling at the 12</w:t>
      </w:r>
      <w:r w:rsidRPr="00A414DF">
        <w:rPr>
          <w:rFonts w:ascii="Arial" w:hAnsi="Arial" w:cs="Arial"/>
          <w:bCs/>
          <w:szCs w:val="21"/>
          <w:vertAlign w:val="superscript"/>
          <w:lang w:val="en-GB" w:eastAsia="zh-CN"/>
        </w:rPr>
        <w:t>th</w:t>
      </w:r>
      <w:r>
        <w:rPr>
          <w:rFonts w:ascii="Arial" w:hAnsi="Arial" w:cs="Arial"/>
          <w:bCs/>
          <w:szCs w:val="21"/>
          <w:lang w:val="en-GB" w:eastAsia="zh-CN"/>
        </w:rPr>
        <w:t xml:space="preserve"> Floor is a challenge that will need to be carefully dealt with.</w:t>
      </w:r>
    </w:p>
    <w:p w14:paraId="55B7272D" w14:textId="77777777" w:rsidR="00EE2213" w:rsidRDefault="00EE2213" w:rsidP="00744E6A">
      <w:pPr>
        <w:autoSpaceDE w:val="0"/>
        <w:autoSpaceDN w:val="0"/>
        <w:adjustRightInd w:val="0"/>
        <w:rPr>
          <w:rFonts w:ascii="Arial" w:hAnsi="Arial" w:cs="Arial"/>
          <w:b/>
          <w:szCs w:val="21"/>
          <w:lang w:val="en-GB" w:eastAsia="zh-CN"/>
        </w:rPr>
      </w:pPr>
    </w:p>
    <w:p w14:paraId="6E66C967" w14:textId="77777777" w:rsidR="00EE2213" w:rsidRDefault="00EE2213" w:rsidP="00744E6A">
      <w:pPr>
        <w:autoSpaceDE w:val="0"/>
        <w:autoSpaceDN w:val="0"/>
        <w:adjustRightInd w:val="0"/>
        <w:rPr>
          <w:rFonts w:ascii="Arial" w:hAnsi="Arial" w:cs="Arial"/>
          <w:b/>
          <w:szCs w:val="21"/>
          <w:lang w:val="en-GB" w:eastAsia="zh-CN"/>
        </w:rPr>
      </w:pPr>
    </w:p>
    <w:p w14:paraId="78496F5F" w14:textId="77777777" w:rsidR="00EE2213" w:rsidRDefault="00EE2213" w:rsidP="00744E6A">
      <w:pPr>
        <w:autoSpaceDE w:val="0"/>
        <w:autoSpaceDN w:val="0"/>
        <w:adjustRightInd w:val="0"/>
        <w:rPr>
          <w:rFonts w:ascii="Arial" w:hAnsi="Arial" w:cs="Arial"/>
          <w:b/>
          <w:szCs w:val="21"/>
          <w:lang w:val="en-GB" w:eastAsia="zh-CN"/>
        </w:rPr>
      </w:pPr>
    </w:p>
    <w:p w14:paraId="34429290" w14:textId="77777777" w:rsidR="00EE2213" w:rsidRDefault="00EE2213" w:rsidP="00744E6A">
      <w:pPr>
        <w:autoSpaceDE w:val="0"/>
        <w:autoSpaceDN w:val="0"/>
        <w:adjustRightInd w:val="0"/>
        <w:rPr>
          <w:rFonts w:ascii="Arial" w:hAnsi="Arial" w:cs="Arial"/>
          <w:b/>
          <w:szCs w:val="21"/>
          <w:lang w:val="en-GB" w:eastAsia="zh-CN"/>
        </w:rPr>
      </w:pPr>
    </w:p>
    <w:p w14:paraId="78FD6C4F" w14:textId="77777777" w:rsidR="00EE2213" w:rsidRDefault="00EE2213" w:rsidP="00744E6A">
      <w:pPr>
        <w:autoSpaceDE w:val="0"/>
        <w:autoSpaceDN w:val="0"/>
        <w:adjustRightInd w:val="0"/>
        <w:rPr>
          <w:rFonts w:ascii="Arial" w:hAnsi="Arial" w:cs="Arial"/>
          <w:b/>
          <w:szCs w:val="21"/>
          <w:lang w:val="en-GB" w:eastAsia="zh-CN"/>
        </w:rPr>
      </w:pPr>
    </w:p>
    <w:p w14:paraId="2D311646" w14:textId="77777777" w:rsidR="00EE2213" w:rsidRDefault="00EE2213" w:rsidP="00744E6A">
      <w:pPr>
        <w:autoSpaceDE w:val="0"/>
        <w:autoSpaceDN w:val="0"/>
        <w:adjustRightInd w:val="0"/>
        <w:rPr>
          <w:rFonts w:ascii="Arial" w:hAnsi="Arial" w:cs="Arial"/>
          <w:b/>
          <w:szCs w:val="21"/>
          <w:lang w:val="en-GB" w:eastAsia="zh-CN"/>
        </w:rPr>
      </w:pPr>
    </w:p>
    <w:p w14:paraId="4F3053C5" w14:textId="77777777" w:rsidR="00EE2213" w:rsidRDefault="00EE2213" w:rsidP="00744E6A">
      <w:pPr>
        <w:autoSpaceDE w:val="0"/>
        <w:autoSpaceDN w:val="0"/>
        <w:adjustRightInd w:val="0"/>
        <w:rPr>
          <w:rFonts w:ascii="Arial" w:hAnsi="Arial" w:cs="Arial"/>
          <w:b/>
          <w:szCs w:val="21"/>
          <w:lang w:val="en-GB" w:eastAsia="zh-CN"/>
        </w:rPr>
      </w:pPr>
    </w:p>
    <w:p w14:paraId="0C0A8C54" w14:textId="77777777" w:rsidR="00EE2213" w:rsidRDefault="00EE2213" w:rsidP="00744E6A">
      <w:pPr>
        <w:autoSpaceDE w:val="0"/>
        <w:autoSpaceDN w:val="0"/>
        <w:adjustRightInd w:val="0"/>
        <w:rPr>
          <w:rFonts w:ascii="Arial" w:hAnsi="Arial" w:cs="Arial"/>
          <w:b/>
          <w:szCs w:val="21"/>
          <w:lang w:val="en-GB" w:eastAsia="zh-CN"/>
        </w:rPr>
      </w:pPr>
    </w:p>
    <w:p w14:paraId="0BB62B3D" w14:textId="77777777" w:rsidR="00EE2213" w:rsidRDefault="00EE2213" w:rsidP="00744E6A">
      <w:pPr>
        <w:autoSpaceDE w:val="0"/>
        <w:autoSpaceDN w:val="0"/>
        <w:adjustRightInd w:val="0"/>
        <w:rPr>
          <w:rFonts w:ascii="Arial" w:hAnsi="Arial" w:cs="Arial"/>
          <w:b/>
          <w:szCs w:val="21"/>
          <w:lang w:val="en-GB" w:eastAsia="zh-CN"/>
        </w:rPr>
      </w:pPr>
    </w:p>
    <w:p w14:paraId="66A589E4" w14:textId="77777777" w:rsidR="00EE2213" w:rsidRDefault="00EE2213" w:rsidP="00744E6A">
      <w:pPr>
        <w:autoSpaceDE w:val="0"/>
        <w:autoSpaceDN w:val="0"/>
        <w:adjustRightInd w:val="0"/>
        <w:rPr>
          <w:rFonts w:ascii="Arial" w:hAnsi="Arial" w:cs="Arial"/>
          <w:b/>
          <w:szCs w:val="21"/>
          <w:lang w:val="en-GB" w:eastAsia="zh-CN"/>
        </w:rPr>
      </w:pPr>
    </w:p>
    <w:p w14:paraId="77A7DBA6" w14:textId="77777777" w:rsidR="00EE2213" w:rsidRDefault="00EE2213" w:rsidP="00744E6A">
      <w:pPr>
        <w:autoSpaceDE w:val="0"/>
        <w:autoSpaceDN w:val="0"/>
        <w:adjustRightInd w:val="0"/>
        <w:rPr>
          <w:rFonts w:ascii="Arial" w:hAnsi="Arial" w:cs="Arial"/>
          <w:b/>
          <w:szCs w:val="21"/>
          <w:lang w:val="en-GB" w:eastAsia="zh-CN"/>
        </w:rPr>
      </w:pPr>
    </w:p>
    <w:p w14:paraId="7DA257C0" w14:textId="77777777" w:rsidR="00EE2213" w:rsidRDefault="00EE2213" w:rsidP="00744E6A">
      <w:pPr>
        <w:autoSpaceDE w:val="0"/>
        <w:autoSpaceDN w:val="0"/>
        <w:adjustRightInd w:val="0"/>
        <w:rPr>
          <w:rFonts w:ascii="Arial" w:hAnsi="Arial" w:cs="Arial"/>
          <w:b/>
          <w:szCs w:val="21"/>
          <w:lang w:val="en-GB" w:eastAsia="zh-CN"/>
        </w:rPr>
      </w:pPr>
    </w:p>
    <w:p w14:paraId="580D690B" w14:textId="77777777" w:rsidR="00EE2213" w:rsidRDefault="00EE2213" w:rsidP="00744E6A">
      <w:pPr>
        <w:autoSpaceDE w:val="0"/>
        <w:autoSpaceDN w:val="0"/>
        <w:adjustRightInd w:val="0"/>
        <w:rPr>
          <w:rFonts w:ascii="Arial" w:hAnsi="Arial" w:cs="Arial"/>
          <w:b/>
          <w:szCs w:val="21"/>
          <w:lang w:val="en-GB" w:eastAsia="zh-CN"/>
        </w:rPr>
      </w:pPr>
    </w:p>
    <w:p w14:paraId="1583B46C" w14:textId="77777777" w:rsidR="00EE2213" w:rsidRDefault="00EE2213" w:rsidP="00744E6A">
      <w:pPr>
        <w:autoSpaceDE w:val="0"/>
        <w:autoSpaceDN w:val="0"/>
        <w:adjustRightInd w:val="0"/>
        <w:rPr>
          <w:rFonts w:ascii="Arial" w:hAnsi="Arial" w:cs="Arial"/>
          <w:b/>
          <w:szCs w:val="21"/>
          <w:lang w:val="en-GB" w:eastAsia="zh-CN"/>
        </w:rPr>
      </w:pPr>
    </w:p>
    <w:p w14:paraId="78AD5C83" w14:textId="77777777" w:rsidR="00EE2213" w:rsidRDefault="00EE2213" w:rsidP="00744E6A">
      <w:pPr>
        <w:autoSpaceDE w:val="0"/>
        <w:autoSpaceDN w:val="0"/>
        <w:adjustRightInd w:val="0"/>
        <w:rPr>
          <w:rFonts w:ascii="Arial" w:hAnsi="Arial" w:cs="Arial"/>
          <w:b/>
          <w:szCs w:val="21"/>
          <w:lang w:val="en-GB" w:eastAsia="zh-CN"/>
        </w:rPr>
      </w:pPr>
    </w:p>
    <w:p w14:paraId="2DC30028" w14:textId="77777777" w:rsidR="00EE2213" w:rsidRDefault="00EE2213" w:rsidP="00744E6A">
      <w:pPr>
        <w:autoSpaceDE w:val="0"/>
        <w:autoSpaceDN w:val="0"/>
        <w:adjustRightInd w:val="0"/>
        <w:rPr>
          <w:rFonts w:ascii="Arial" w:hAnsi="Arial" w:cs="Arial"/>
          <w:b/>
          <w:szCs w:val="21"/>
          <w:lang w:val="en-GB" w:eastAsia="zh-CN"/>
        </w:rPr>
      </w:pPr>
    </w:p>
    <w:p w14:paraId="2CE9CE08" w14:textId="77777777" w:rsidR="00EE2213" w:rsidRDefault="00EE2213" w:rsidP="00744E6A">
      <w:pPr>
        <w:autoSpaceDE w:val="0"/>
        <w:autoSpaceDN w:val="0"/>
        <w:adjustRightInd w:val="0"/>
        <w:rPr>
          <w:rFonts w:ascii="Arial" w:hAnsi="Arial" w:cs="Arial"/>
          <w:b/>
          <w:szCs w:val="21"/>
          <w:lang w:val="en-GB" w:eastAsia="zh-CN"/>
        </w:rPr>
      </w:pPr>
    </w:p>
    <w:p w14:paraId="2091D808" w14:textId="77777777" w:rsidR="00EE2213" w:rsidRDefault="00EE2213" w:rsidP="00744E6A">
      <w:pPr>
        <w:autoSpaceDE w:val="0"/>
        <w:autoSpaceDN w:val="0"/>
        <w:adjustRightInd w:val="0"/>
        <w:rPr>
          <w:rFonts w:ascii="Arial" w:hAnsi="Arial" w:cs="Arial"/>
          <w:b/>
          <w:szCs w:val="21"/>
          <w:lang w:val="en-GB" w:eastAsia="zh-CN"/>
        </w:rPr>
      </w:pPr>
    </w:p>
    <w:p w14:paraId="16197D8E" w14:textId="77777777" w:rsidR="00EE2213" w:rsidRDefault="00EE2213" w:rsidP="00744E6A">
      <w:pPr>
        <w:autoSpaceDE w:val="0"/>
        <w:autoSpaceDN w:val="0"/>
        <w:adjustRightInd w:val="0"/>
        <w:rPr>
          <w:rFonts w:ascii="Arial" w:hAnsi="Arial" w:cs="Arial"/>
          <w:b/>
          <w:szCs w:val="21"/>
          <w:lang w:val="en-GB" w:eastAsia="zh-CN"/>
        </w:rPr>
      </w:pPr>
    </w:p>
    <w:p w14:paraId="6AF27179" w14:textId="77777777" w:rsidR="00EE2213" w:rsidRDefault="00EE2213" w:rsidP="00744E6A">
      <w:pPr>
        <w:autoSpaceDE w:val="0"/>
        <w:autoSpaceDN w:val="0"/>
        <w:adjustRightInd w:val="0"/>
        <w:rPr>
          <w:rFonts w:ascii="Arial" w:hAnsi="Arial" w:cs="Arial"/>
          <w:b/>
          <w:szCs w:val="21"/>
          <w:lang w:val="en-GB" w:eastAsia="zh-CN"/>
        </w:rPr>
      </w:pPr>
    </w:p>
    <w:p w14:paraId="71F81455" w14:textId="77777777" w:rsidR="00EE2213" w:rsidRDefault="00EE2213" w:rsidP="00744E6A">
      <w:pPr>
        <w:autoSpaceDE w:val="0"/>
        <w:autoSpaceDN w:val="0"/>
        <w:adjustRightInd w:val="0"/>
        <w:rPr>
          <w:rFonts w:ascii="Arial" w:hAnsi="Arial" w:cs="Arial"/>
          <w:b/>
          <w:szCs w:val="21"/>
          <w:lang w:val="en-GB" w:eastAsia="zh-CN"/>
        </w:rPr>
      </w:pPr>
    </w:p>
    <w:p w14:paraId="5530F7F0" w14:textId="77777777" w:rsidR="00EE2213" w:rsidRDefault="00EE2213" w:rsidP="00744E6A">
      <w:pPr>
        <w:autoSpaceDE w:val="0"/>
        <w:autoSpaceDN w:val="0"/>
        <w:adjustRightInd w:val="0"/>
        <w:rPr>
          <w:rFonts w:ascii="Arial" w:hAnsi="Arial" w:cs="Arial"/>
          <w:b/>
          <w:szCs w:val="21"/>
          <w:lang w:val="en-GB" w:eastAsia="zh-CN"/>
        </w:rPr>
      </w:pPr>
    </w:p>
    <w:p w14:paraId="4CD19C91" w14:textId="050C23CC" w:rsidR="00EE2213" w:rsidRDefault="00FD2127" w:rsidP="00FD2127">
      <w:pPr>
        <w:autoSpaceDE w:val="0"/>
        <w:autoSpaceDN w:val="0"/>
        <w:adjustRightInd w:val="0"/>
        <w:rPr>
          <w:rFonts w:ascii="Arial" w:hAnsi="Arial" w:cs="Arial"/>
          <w:b/>
          <w:sz w:val="28"/>
          <w:szCs w:val="28"/>
          <w:lang w:val="en-GB" w:eastAsia="zh-CN"/>
        </w:rPr>
      </w:pPr>
      <w:r>
        <w:rPr>
          <w:rFonts w:ascii="Arial" w:hAnsi="Arial" w:cs="Arial"/>
          <w:b/>
          <w:sz w:val="28"/>
          <w:szCs w:val="28"/>
          <w:lang w:val="en-GB" w:eastAsia="zh-CN"/>
        </w:rPr>
        <w:t xml:space="preserve">Appendix </w:t>
      </w:r>
      <w:proofErr w:type="gramStart"/>
      <w:r>
        <w:rPr>
          <w:rFonts w:ascii="Arial" w:hAnsi="Arial" w:cs="Arial"/>
          <w:b/>
          <w:sz w:val="28"/>
          <w:szCs w:val="28"/>
          <w:lang w:val="en-GB" w:eastAsia="zh-CN"/>
        </w:rPr>
        <w:t>1 :</w:t>
      </w:r>
      <w:proofErr w:type="gramEnd"/>
      <w:r>
        <w:rPr>
          <w:rFonts w:ascii="Arial" w:hAnsi="Arial" w:cs="Arial"/>
          <w:b/>
          <w:sz w:val="28"/>
          <w:szCs w:val="28"/>
          <w:lang w:val="en-GB" w:eastAsia="zh-CN"/>
        </w:rPr>
        <w:t xml:space="preserve"> HEAD Architecture Project References</w:t>
      </w:r>
    </w:p>
    <w:p w14:paraId="4FF26118" w14:textId="2083A7EB" w:rsidR="00FD2127" w:rsidRDefault="00FD2127" w:rsidP="00FD2127">
      <w:pPr>
        <w:autoSpaceDE w:val="0"/>
        <w:autoSpaceDN w:val="0"/>
        <w:adjustRightInd w:val="0"/>
        <w:rPr>
          <w:rFonts w:ascii="Arial" w:hAnsi="Arial" w:cs="Arial"/>
          <w:b/>
          <w:sz w:val="28"/>
          <w:szCs w:val="28"/>
          <w:lang w:val="en-GB" w:eastAsia="zh-CN"/>
        </w:rPr>
      </w:pPr>
    </w:p>
    <w:p w14:paraId="431D5342" w14:textId="77777777" w:rsidR="00EB278F" w:rsidRDefault="00EB278F" w:rsidP="00FD2127">
      <w:pPr>
        <w:autoSpaceDE w:val="0"/>
        <w:autoSpaceDN w:val="0"/>
        <w:adjustRightInd w:val="0"/>
        <w:rPr>
          <w:rFonts w:ascii="Arial" w:hAnsi="Arial" w:cs="Arial"/>
          <w:b/>
          <w:sz w:val="28"/>
          <w:szCs w:val="28"/>
          <w:lang w:val="en-GB" w:eastAsia="zh-CN"/>
        </w:rPr>
      </w:pPr>
    </w:p>
    <w:p w14:paraId="1A5C39FC" w14:textId="77777777" w:rsidR="00EB278F" w:rsidRDefault="00EB278F" w:rsidP="00FD2127">
      <w:pPr>
        <w:autoSpaceDE w:val="0"/>
        <w:autoSpaceDN w:val="0"/>
        <w:adjustRightInd w:val="0"/>
        <w:rPr>
          <w:rFonts w:ascii="Arial" w:hAnsi="Arial" w:cs="Arial"/>
          <w:b/>
          <w:sz w:val="28"/>
          <w:szCs w:val="28"/>
          <w:lang w:val="en-GB" w:eastAsia="zh-CN"/>
        </w:rPr>
      </w:pPr>
    </w:p>
    <w:p w14:paraId="4BC6BA1E" w14:textId="77777777" w:rsidR="00EB278F" w:rsidRDefault="00EB278F" w:rsidP="00FD2127">
      <w:pPr>
        <w:autoSpaceDE w:val="0"/>
        <w:autoSpaceDN w:val="0"/>
        <w:adjustRightInd w:val="0"/>
        <w:rPr>
          <w:rFonts w:ascii="Arial" w:hAnsi="Arial" w:cs="Arial"/>
          <w:b/>
          <w:sz w:val="28"/>
          <w:szCs w:val="28"/>
          <w:lang w:val="en-GB" w:eastAsia="zh-CN"/>
        </w:rPr>
      </w:pPr>
    </w:p>
    <w:p w14:paraId="7DA42010" w14:textId="77777777" w:rsidR="00EB278F" w:rsidRDefault="00EB278F" w:rsidP="00FD2127">
      <w:pPr>
        <w:autoSpaceDE w:val="0"/>
        <w:autoSpaceDN w:val="0"/>
        <w:adjustRightInd w:val="0"/>
        <w:rPr>
          <w:rFonts w:ascii="Arial" w:hAnsi="Arial" w:cs="Arial"/>
          <w:b/>
          <w:sz w:val="28"/>
          <w:szCs w:val="28"/>
          <w:lang w:val="en-GB" w:eastAsia="zh-CN"/>
        </w:rPr>
      </w:pPr>
    </w:p>
    <w:p w14:paraId="6C602117" w14:textId="77777777" w:rsidR="00EB278F" w:rsidRDefault="00EB278F" w:rsidP="00FD2127">
      <w:pPr>
        <w:autoSpaceDE w:val="0"/>
        <w:autoSpaceDN w:val="0"/>
        <w:adjustRightInd w:val="0"/>
        <w:rPr>
          <w:rFonts w:ascii="Arial" w:hAnsi="Arial" w:cs="Arial"/>
          <w:b/>
          <w:sz w:val="28"/>
          <w:szCs w:val="28"/>
          <w:lang w:val="en-GB" w:eastAsia="zh-CN"/>
        </w:rPr>
      </w:pPr>
    </w:p>
    <w:p w14:paraId="0BA2E388" w14:textId="77777777" w:rsidR="00EB278F" w:rsidRDefault="00EB278F" w:rsidP="00FD2127">
      <w:pPr>
        <w:autoSpaceDE w:val="0"/>
        <w:autoSpaceDN w:val="0"/>
        <w:adjustRightInd w:val="0"/>
        <w:rPr>
          <w:rFonts w:ascii="Arial" w:hAnsi="Arial" w:cs="Arial"/>
          <w:b/>
          <w:sz w:val="28"/>
          <w:szCs w:val="28"/>
          <w:lang w:val="en-GB" w:eastAsia="zh-CN"/>
        </w:rPr>
      </w:pPr>
    </w:p>
    <w:p w14:paraId="1FC8D8BC" w14:textId="77777777" w:rsidR="00EB278F" w:rsidRDefault="00EB278F" w:rsidP="00FD2127">
      <w:pPr>
        <w:autoSpaceDE w:val="0"/>
        <w:autoSpaceDN w:val="0"/>
        <w:adjustRightInd w:val="0"/>
        <w:rPr>
          <w:rFonts w:ascii="Arial" w:hAnsi="Arial" w:cs="Arial"/>
          <w:b/>
          <w:sz w:val="28"/>
          <w:szCs w:val="28"/>
          <w:lang w:val="en-GB" w:eastAsia="zh-CN"/>
        </w:rPr>
      </w:pPr>
    </w:p>
    <w:p w14:paraId="6FC57E67" w14:textId="77777777" w:rsidR="00EB278F" w:rsidRDefault="00EB278F" w:rsidP="00FD2127">
      <w:pPr>
        <w:autoSpaceDE w:val="0"/>
        <w:autoSpaceDN w:val="0"/>
        <w:adjustRightInd w:val="0"/>
        <w:rPr>
          <w:rFonts w:ascii="Arial" w:hAnsi="Arial" w:cs="Arial"/>
          <w:b/>
          <w:sz w:val="28"/>
          <w:szCs w:val="28"/>
          <w:lang w:val="en-GB" w:eastAsia="zh-CN"/>
        </w:rPr>
      </w:pPr>
    </w:p>
    <w:p w14:paraId="3BFB09B0" w14:textId="77777777" w:rsidR="00EB278F" w:rsidRDefault="00EB278F" w:rsidP="00FD2127">
      <w:pPr>
        <w:autoSpaceDE w:val="0"/>
        <w:autoSpaceDN w:val="0"/>
        <w:adjustRightInd w:val="0"/>
        <w:rPr>
          <w:rFonts w:ascii="Arial" w:hAnsi="Arial" w:cs="Arial"/>
          <w:b/>
          <w:sz w:val="28"/>
          <w:szCs w:val="28"/>
          <w:lang w:val="en-GB" w:eastAsia="zh-CN"/>
        </w:rPr>
      </w:pPr>
    </w:p>
    <w:p w14:paraId="6C1BB271" w14:textId="77777777" w:rsidR="00EB278F" w:rsidRDefault="00EB278F" w:rsidP="00FD2127">
      <w:pPr>
        <w:autoSpaceDE w:val="0"/>
        <w:autoSpaceDN w:val="0"/>
        <w:adjustRightInd w:val="0"/>
        <w:rPr>
          <w:rFonts w:ascii="Arial" w:hAnsi="Arial" w:cs="Arial"/>
          <w:b/>
          <w:sz w:val="28"/>
          <w:szCs w:val="28"/>
          <w:lang w:val="en-GB" w:eastAsia="zh-CN"/>
        </w:rPr>
      </w:pPr>
    </w:p>
    <w:p w14:paraId="065D1E06" w14:textId="77777777" w:rsidR="00EB278F" w:rsidRDefault="00EB278F" w:rsidP="00FD2127">
      <w:pPr>
        <w:autoSpaceDE w:val="0"/>
        <w:autoSpaceDN w:val="0"/>
        <w:adjustRightInd w:val="0"/>
        <w:rPr>
          <w:rFonts w:ascii="Arial" w:hAnsi="Arial" w:cs="Arial"/>
          <w:b/>
          <w:sz w:val="28"/>
          <w:szCs w:val="28"/>
          <w:lang w:val="en-GB" w:eastAsia="zh-CN"/>
        </w:rPr>
      </w:pPr>
    </w:p>
    <w:p w14:paraId="162B8965" w14:textId="77777777" w:rsidR="00EB278F" w:rsidRDefault="00EB278F" w:rsidP="00FD2127">
      <w:pPr>
        <w:autoSpaceDE w:val="0"/>
        <w:autoSpaceDN w:val="0"/>
        <w:adjustRightInd w:val="0"/>
        <w:rPr>
          <w:rFonts w:ascii="Arial" w:hAnsi="Arial" w:cs="Arial"/>
          <w:b/>
          <w:sz w:val="28"/>
          <w:szCs w:val="28"/>
          <w:lang w:val="en-GB" w:eastAsia="zh-CN"/>
        </w:rPr>
      </w:pPr>
    </w:p>
    <w:p w14:paraId="5816E000" w14:textId="77777777" w:rsidR="00EB278F" w:rsidRDefault="00EB278F" w:rsidP="00FD2127">
      <w:pPr>
        <w:autoSpaceDE w:val="0"/>
        <w:autoSpaceDN w:val="0"/>
        <w:adjustRightInd w:val="0"/>
        <w:rPr>
          <w:rFonts w:ascii="Arial" w:hAnsi="Arial" w:cs="Arial"/>
          <w:b/>
          <w:sz w:val="28"/>
          <w:szCs w:val="28"/>
          <w:lang w:val="en-GB" w:eastAsia="zh-CN"/>
        </w:rPr>
      </w:pPr>
    </w:p>
    <w:p w14:paraId="068BA5F3" w14:textId="77777777" w:rsidR="00EB278F" w:rsidRDefault="00EB278F" w:rsidP="00FD2127">
      <w:pPr>
        <w:autoSpaceDE w:val="0"/>
        <w:autoSpaceDN w:val="0"/>
        <w:adjustRightInd w:val="0"/>
        <w:rPr>
          <w:rFonts w:ascii="Arial" w:hAnsi="Arial" w:cs="Arial"/>
          <w:b/>
          <w:sz w:val="28"/>
          <w:szCs w:val="28"/>
          <w:lang w:val="en-GB" w:eastAsia="zh-CN"/>
        </w:rPr>
      </w:pPr>
    </w:p>
    <w:p w14:paraId="1FDB873B" w14:textId="77777777" w:rsidR="00EB278F" w:rsidRDefault="00EB278F" w:rsidP="00FD2127">
      <w:pPr>
        <w:autoSpaceDE w:val="0"/>
        <w:autoSpaceDN w:val="0"/>
        <w:adjustRightInd w:val="0"/>
        <w:rPr>
          <w:rFonts w:ascii="Arial" w:hAnsi="Arial" w:cs="Arial"/>
          <w:b/>
          <w:sz w:val="28"/>
          <w:szCs w:val="28"/>
          <w:lang w:val="en-GB" w:eastAsia="zh-CN"/>
        </w:rPr>
      </w:pPr>
    </w:p>
    <w:p w14:paraId="74A090A4" w14:textId="77777777" w:rsidR="00EB278F" w:rsidRDefault="00EB278F" w:rsidP="00FD2127">
      <w:pPr>
        <w:autoSpaceDE w:val="0"/>
        <w:autoSpaceDN w:val="0"/>
        <w:adjustRightInd w:val="0"/>
        <w:rPr>
          <w:rFonts w:ascii="Arial" w:hAnsi="Arial" w:cs="Arial"/>
          <w:b/>
          <w:sz w:val="28"/>
          <w:szCs w:val="28"/>
          <w:lang w:val="en-GB" w:eastAsia="zh-CN"/>
        </w:rPr>
      </w:pPr>
    </w:p>
    <w:p w14:paraId="14EAE51A" w14:textId="77777777" w:rsidR="00EB278F" w:rsidRDefault="00EB278F" w:rsidP="00FD2127">
      <w:pPr>
        <w:autoSpaceDE w:val="0"/>
        <w:autoSpaceDN w:val="0"/>
        <w:adjustRightInd w:val="0"/>
        <w:rPr>
          <w:rFonts w:ascii="Arial" w:hAnsi="Arial" w:cs="Arial"/>
          <w:b/>
          <w:sz w:val="28"/>
          <w:szCs w:val="28"/>
          <w:lang w:val="en-GB" w:eastAsia="zh-CN"/>
        </w:rPr>
      </w:pPr>
    </w:p>
    <w:p w14:paraId="183AE070" w14:textId="77777777" w:rsidR="00EB278F" w:rsidRDefault="00EB278F" w:rsidP="00FD2127">
      <w:pPr>
        <w:autoSpaceDE w:val="0"/>
        <w:autoSpaceDN w:val="0"/>
        <w:adjustRightInd w:val="0"/>
        <w:rPr>
          <w:rFonts w:ascii="Arial" w:hAnsi="Arial" w:cs="Arial"/>
          <w:b/>
          <w:sz w:val="28"/>
          <w:szCs w:val="28"/>
          <w:lang w:val="en-GB" w:eastAsia="zh-CN"/>
        </w:rPr>
      </w:pPr>
    </w:p>
    <w:p w14:paraId="72AB6A59" w14:textId="77777777" w:rsidR="00EB278F" w:rsidRDefault="00EB278F" w:rsidP="00FD2127">
      <w:pPr>
        <w:autoSpaceDE w:val="0"/>
        <w:autoSpaceDN w:val="0"/>
        <w:adjustRightInd w:val="0"/>
        <w:rPr>
          <w:rFonts w:ascii="Arial" w:hAnsi="Arial" w:cs="Arial"/>
          <w:b/>
          <w:sz w:val="28"/>
          <w:szCs w:val="28"/>
          <w:lang w:val="en-GB" w:eastAsia="zh-CN"/>
        </w:rPr>
      </w:pPr>
    </w:p>
    <w:p w14:paraId="0948E658" w14:textId="77777777" w:rsidR="00EB278F" w:rsidRDefault="00EB278F" w:rsidP="00FD2127">
      <w:pPr>
        <w:autoSpaceDE w:val="0"/>
        <w:autoSpaceDN w:val="0"/>
        <w:adjustRightInd w:val="0"/>
        <w:rPr>
          <w:rFonts w:ascii="Arial" w:hAnsi="Arial" w:cs="Arial"/>
          <w:b/>
          <w:sz w:val="28"/>
          <w:szCs w:val="28"/>
          <w:lang w:val="en-GB" w:eastAsia="zh-CN"/>
        </w:rPr>
      </w:pPr>
    </w:p>
    <w:p w14:paraId="014A93B4" w14:textId="77777777" w:rsidR="00EB278F" w:rsidRDefault="00EB278F" w:rsidP="00FD2127">
      <w:pPr>
        <w:autoSpaceDE w:val="0"/>
        <w:autoSpaceDN w:val="0"/>
        <w:adjustRightInd w:val="0"/>
        <w:rPr>
          <w:rFonts w:ascii="Arial" w:hAnsi="Arial" w:cs="Arial"/>
          <w:b/>
          <w:sz w:val="28"/>
          <w:szCs w:val="28"/>
          <w:lang w:val="en-GB" w:eastAsia="zh-CN"/>
        </w:rPr>
      </w:pPr>
    </w:p>
    <w:p w14:paraId="19487370" w14:textId="77777777" w:rsidR="00EB278F" w:rsidRDefault="00EB278F" w:rsidP="00FD2127">
      <w:pPr>
        <w:autoSpaceDE w:val="0"/>
        <w:autoSpaceDN w:val="0"/>
        <w:adjustRightInd w:val="0"/>
        <w:rPr>
          <w:rFonts w:ascii="Arial" w:hAnsi="Arial" w:cs="Arial"/>
          <w:b/>
          <w:sz w:val="28"/>
          <w:szCs w:val="28"/>
          <w:lang w:val="en-GB" w:eastAsia="zh-CN"/>
        </w:rPr>
      </w:pPr>
    </w:p>
    <w:p w14:paraId="7CC1B868" w14:textId="77777777" w:rsidR="00EB278F" w:rsidRDefault="00EB278F" w:rsidP="00FD2127">
      <w:pPr>
        <w:autoSpaceDE w:val="0"/>
        <w:autoSpaceDN w:val="0"/>
        <w:adjustRightInd w:val="0"/>
        <w:rPr>
          <w:rFonts w:ascii="Arial" w:hAnsi="Arial" w:cs="Arial"/>
          <w:b/>
          <w:sz w:val="28"/>
          <w:szCs w:val="28"/>
          <w:lang w:val="en-GB" w:eastAsia="zh-CN"/>
        </w:rPr>
      </w:pPr>
    </w:p>
    <w:p w14:paraId="7599C7B0" w14:textId="77777777" w:rsidR="00EB278F" w:rsidRDefault="00EB278F" w:rsidP="00FD2127">
      <w:pPr>
        <w:autoSpaceDE w:val="0"/>
        <w:autoSpaceDN w:val="0"/>
        <w:adjustRightInd w:val="0"/>
        <w:rPr>
          <w:rFonts w:ascii="Arial" w:hAnsi="Arial" w:cs="Arial"/>
          <w:b/>
          <w:sz w:val="28"/>
          <w:szCs w:val="28"/>
          <w:lang w:val="en-GB" w:eastAsia="zh-CN"/>
        </w:rPr>
      </w:pPr>
    </w:p>
    <w:p w14:paraId="23742201" w14:textId="77777777" w:rsidR="00EB278F" w:rsidRDefault="00EB278F" w:rsidP="00FD2127">
      <w:pPr>
        <w:autoSpaceDE w:val="0"/>
        <w:autoSpaceDN w:val="0"/>
        <w:adjustRightInd w:val="0"/>
        <w:rPr>
          <w:rFonts w:ascii="Arial" w:hAnsi="Arial" w:cs="Arial"/>
          <w:b/>
          <w:sz w:val="28"/>
          <w:szCs w:val="28"/>
          <w:lang w:val="en-GB" w:eastAsia="zh-CN"/>
        </w:rPr>
      </w:pPr>
    </w:p>
    <w:p w14:paraId="483CB1F1" w14:textId="77777777" w:rsidR="00EB278F" w:rsidRDefault="00EB278F" w:rsidP="00FD2127">
      <w:pPr>
        <w:autoSpaceDE w:val="0"/>
        <w:autoSpaceDN w:val="0"/>
        <w:adjustRightInd w:val="0"/>
        <w:rPr>
          <w:rFonts w:ascii="Arial" w:hAnsi="Arial" w:cs="Arial"/>
          <w:b/>
          <w:sz w:val="28"/>
          <w:szCs w:val="28"/>
          <w:lang w:val="en-GB" w:eastAsia="zh-CN"/>
        </w:rPr>
      </w:pPr>
    </w:p>
    <w:p w14:paraId="55A164F9" w14:textId="77777777" w:rsidR="00EB278F" w:rsidRDefault="00EB278F" w:rsidP="00FD2127">
      <w:pPr>
        <w:autoSpaceDE w:val="0"/>
        <w:autoSpaceDN w:val="0"/>
        <w:adjustRightInd w:val="0"/>
        <w:rPr>
          <w:rFonts w:ascii="Arial" w:hAnsi="Arial" w:cs="Arial"/>
          <w:b/>
          <w:sz w:val="28"/>
          <w:szCs w:val="28"/>
          <w:lang w:val="en-GB" w:eastAsia="zh-CN"/>
        </w:rPr>
      </w:pPr>
    </w:p>
    <w:p w14:paraId="6FBC7CE3" w14:textId="77777777" w:rsidR="00EB278F" w:rsidRDefault="00EB278F" w:rsidP="00FD2127">
      <w:pPr>
        <w:autoSpaceDE w:val="0"/>
        <w:autoSpaceDN w:val="0"/>
        <w:adjustRightInd w:val="0"/>
        <w:rPr>
          <w:rFonts w:ascii="Arial" w:hAnsi="Arial" w:cs="Arial"/>
          <w:b/>
          <w:sz w:val="28"/>
          <w:szCs w:val="28"/>
          <w:lang w:val="en-GB" w:eastAsia="zh-CN"/>
        </w:rPr>
      </w:pPr>
    </w:p>
    <w:p w14:paraId="5AE3B2BC" w14:textId="77777777" w:rsidR="00EB278F" w:rsidRDefault="00EB278F" w:rsidP="00FD2127">
      <w:pPr>
        <w:autoSpaceDE w:val="0"/>
        <w:autoSpaceDN w:val="0"/>
        <w:adjustRightInd w:val="0"/>
        <w:rPr>
          <w:rFonts w:ascii="Arial" w:hAnsi="Arial" w:cs="Arial"/>
          <w:b/>
          <w:sz w:val="28"/>
          <w:szCs w:val="28"/>
          <w:lang w:val="en-GB" w:eastAsia="zh-CN"/>
        </w:rPr>
      </w:pPr>
    </w:p>
    <w:p w14:paraId="55671C60" w14:textId="77777777" w:rsidR="00EB278F" w:rsidRDefault="00EB278F" w:rsidP="00FD2127">
      <w:pPr>
        <w:autoSpaceDE w:val="0"/>
        <w:autoSpaceDN w:val="0"/>
        <w:adjustRightInd w:val="0"/>
        <w:rPr>
          <w:rFonts w:ascii="Arial" w:hAnsi="Arial" w:cs="Arial"/>
          <w:b/>
          <w:sz w:val="28"/>
          <w:szCs w:val="28"/>
          <w:lang w:val="en-GB" w:eastAsia="zh-CN"/>
        </w:rPr>
      </w:pPr>
    </w:p>
    <w:p w14:paraId="14619A71" w14:textId="77777777" w:rsidR="00EB278F" w:rsidRDefault="00EB278F" w:rsidP="00FD2127">
      <w:pPr>
        <w:autoSpaceDE w:val="0"/>
        <w:autoSpaceDN w:val="0"/>
        <w:adjustRightInd w:val="0"/>
        <w:rPr>
          <w:rFonts w:ascii="Arial" w:hAnsi="Arial" w:cs="Arial"/>
          <w:b/>
          <w:sz w:val="28"/>
          <w:szCs w:val="28"/>
          <w:lang w:val="en-GB" w:eastAsia="zh-CN"/>
        </w:rPr>
      </w:pPr>
    </w:p>
    <w:p w14:paraId="542D23B5" w14:textId="77777777" w:rsidR="00EB278F" w:rsidRDefault="00EB278F" w:rsidP="00FD2127">
      <w:pPr>
        <w:autoSpaceDE w:val="0"/>
        <w:autoSpaceDN w:val="0"/>
        <w:adjustRightInd w:val="0"/>
        <w:rPr>
          <w:rFonts w:ascii="Arial" w:hAnsi="Arial" w:cs="Arial"/>
          <w:b/>
          <w:sz w:val="28"/>
          <w:szCs w:val="28"/>
          <w:lang w:val="en-GB" w:eastAsia="zh-CN"/>
        </w:rPr>
      </w:pPr>
    </w:p>
    <w:p w14:paraId="7267608A" w14:textId="77777777" w:rsidR="00EB278F" w:rsidRDefault="00EB278F" w:rsidP="00FD2127">
      <w:pPr>
        <w:autoSpaceDE w:val="0"/>
        <w:autoSpaceDN w:val="0"/>
        <w:adjustRightInd w:val="0"/>
        <w:rPr>
          <w:rFonts w:ascii="Arial" w:hAnsi="Arial" w:cs="Arial"/>
          <w:b/>
          <w:sz w:val="28"/>
          <w:szCs w:val="28"/>
          <w:lang w:val="en-GB" w:eastAsia="zh-CN"/>
        </w:rPr>
      </w:pPr>
    </w:p>
    <w:p w14:paraId="382C2DE8" w14:textId="77777777" w:rsidR="00EB278F" w:rsidRDefault="00EB278F" w:rsidP="00FD2127">
      <w:pPr>
        <w:autoSpaceDE w:val="0"/>
        <w:autoSpaceDN w:val="0"/>
        <w:adjustRightInd w:val="0"/>
        <w:rPr>
          <w:rFonts w:ascii="Arial" w:hAnsi="Arial" w:cs="Arial"/>
          <w:b/>
          <w:sz w:val="28"/>
          <w:szCs w:val="28"/>
          <w:lang w:val="en-GB" w:eastAsia="zh-CN"/>
        </w:rPr>
      </w:pPr>
    </w:p>
    <w:p w14:paraId="58BA1D6D" w14:textId="77777777" w:rsidR="00EB278F" w:rsidRDefault="00EB278F" w:rsidP="00FD2127">
      <w:pPr>
        <w:autoSpaceDE w:val="0"/>
        <w:autoSpaceDN w:val="0"/>
        <w:adjustRightInd w:val="0"/>
        <w:rPr>
          <w:rFonts w:ascii="Arial" w:hAnsi="Arial" w:cs="Arial"/>
          <w:b/>
          <w:sz w:val="28"/>
          <w:szCs w:val="28"/>
          <w:lang w:val="en-GB" w:eastAsia="zh-CN"/>
        </w:rPr>
      </w:pPr>
    </w:p>
    <w:p w14:paraId="7F5525AF" w14:textId="77777777" w:rsidR="00EB278F" w:rsidRDefault="00EB278F" w:rsidP="00FD2127">
      <w:pPr>
        <w:autoSpaceDE w:val="0"/>
        <w:autoSpaceDN w:val="0"/>
        <w:adjustRightInd w:val="0"/>
        <w:rPr>
          <w:rFonts w:ascii="Arial" w:hAnsi="Arial" w:cs="Arial"/>
          <w:b/>
          <w:sz w:val="28"/>
          <w:szCs w:val="28"/>
          <w:lang w:val="en-GB" w:eastAsia="zh-CN"/>
        </w:rPr>
      </w:pPr>
    </w:p>
    <w:p w14:paraId="38F209BC" w14:textId="77777777" w:rsidR="00EB278F" w:rsidRDefault="00EB278F" w:rsidP="00FD2127">
      <w:pPr>
        <w:autoSpaceDE w:val="0"/>
        <w:autoSpaceDN w:val="0"/>
        <w:adjustRightInd w:val="0"/>
        <w:rPr>
          <w:rFonts w:ascii="Arial" w:hAnsi="Arial" w:cs="Arial"/>
          <w:b/>
          <w:sz w:val="28"/>
          <w:szCs w:val="28"/>
          <w:lang w:val="en-GB" w:eastAsia="zh-CN"/>
        </w:rPr>
      </w:pPr>
    </w:p>
    <w:p w14:paraId="2C8006E1" w14:textId="77777777" w:rsidR="00EB278F" w:rsidRDefault="00EB278F" w:rsidP="00FD2127">
      <w:pPr>
        <w:autoSpaceDE w:val="0"/>
        <w:autoSpaceDN w:val="0"/>
        <w:adjustRightInd w:val="0"/>
        <w:rPr>
          <w:rFonts w:ascii="Arial" w:hAnsi="Arial" w:cs="Arial"/>
          <w:b/>
          <w:sz w:val="28"/>
          <w:szCs w:val="28"/>
          <w:lang w:val="en-GB" w:eastAsia="zh-CN"/>
        </w:rPr>
      </w:pPr>
    </w:p>
    <w:p w14:paraId="523331B2" w14:textId="77777777" w:rsidR="00EB278F" w:rsidRDefault="00EB278F" w:rsidP="00FD2127">
      <w:pPr>
        <w:autoSpaceDE w:val="0"/>
        <w:autoSpaceDN w:val="0"/>
        <w:adjustRightInd w:val="0"/>
        <w:rPr>
          <w:rFonts w:ascii="Arial" w:hAnsi="Arial" w:cs="Arial"/>
          <w:b/>
          <w:sz w:val="28"/>
          <w:szCs w:val="28"/>
          <w:lang w:val="en-GB" w:eastAsia="zh-CN"/>
        </w:rPr>
      </w:pPr>
    </w:p>
    <w:p w14:paraId="3E8FA191" w14:textId="77777777" w:rsidR="00EB278F" w:rsidRDefault="00EB278F" w:rsidP="00FD2127">
      <w:pPr>
        <w:autoSpaceDE w:val="0"/>
        <w:autoSpaceDN w:val="0"/>
        <w:adjustRightInd w:val="0"/>
        <w:rPr>
          <w:rFonts w:ascii="Arial" w:hAnsi="Arial" w:cs="Arial"/>
          <w:b/>
          <w:sz w:val="28"/>
          <w:szCs w:val="28"/>
          <w:lang w:val="en-GB" w:eastAsia="zh-CN"/>
        </w:rPr>
      </w:pPr>
    </w:p>
    <w:p w14:paraId="01FEAB70" w14:textId="77777777" w:rsidR="003F57DB" w:rsidRDefault="003F57DB" w:rsidP="00FD2127">
      <w:pPr>
        <w:autoSpaceDE w:val="0"/>
        <w:autoSpaceDN w:val="0"/>
        <w:adjustRightInd w:val="0"/>
        <w:rPr>
          <w:rFonts w:ascii="Arial" w:hAnsi="Arial" w:cs="Arial"/>
          <w:b/>
          <w:sz w:val="28"/>
          <w:szCs w:val="28"/>
          <w:lang w:val="en-GB" w:eastAsia="zh-CN"/>
        </w:rPr>
      </w:pPr>
    </w:p>
    <w:p w14:paraId="75CD9FCF" w14:textId="79E013A2" w:rsidR="00FD2127" w:rsidRDefault="00FD2127" w:rsidP="00FD2127">
      <w:pPr>
        <w:autoSpaceDE w:val="0"/>
        <w:autoSpaceDN w:val="0"/>
        <w:adjustRightInd w:val="0"/>
        <w:rPr>
          <w:rFonts w:ascii="Arial" w:hAnsi="Arial" w:cs="Arial"/>
          <w:b/>
          <w:sz w:val="28"/>
          <w:szCs w:val="28"/>
          <w:lang w:val="en-GB" w:eastAsia="zh-CN"/>
        </w:rPr>
      </w:pPr>
      <w:r>
        <w:rPr>
          <w:rFonts w:ascii="Arial" w:hAnsi="Arial" w:cs="Arial"/>
          <w:b/>
          <w:sz w:val="28"/>
          <w:szCs w:val="28"/>
          <w:lang w:val="en-GB" w:eastAsia="zh-CN"/>
        </w:rPr>
        <w:t xml:space="preserve">Appendix </w:t>
      </w:r>
      <w:proofErr w:type="gramStart"/>
      <w:r>
        <w:rPr>
          <w:rFonts w:ascii="Arial" w:hAnsi="Arial" w:cs="Arial"/>
          <w:b/>
          <w:sz w:val="28"/>
          <w:szCs w:val="28"/>
          <w:lang w:val="en-GB" w:eastAsia="zh-CN"/>
        </w:rPr>
        <w:t>2 :</w:t>
      </w:r>
      <w:proofErr w:type="gramEnd"/>
      <w:r>
        <w:rPr>
          <w:rFonts w:ascii="Arial" w:hAnsi="Arial" w:cs="Arial"/>
          <w:b/>
          <w:sz w:val="28"/>
          <w:szCs w:val="28"/>
          <w:lang w:val="en-GB" w:eastAsia="zh-CN"/>
        </w:rPr>
        <w:t xml:space="preserve"> </w:t>
      </w:r>
      <w:r w:rsidR="003F57DB">
        <w:rPr>
          <w:rFonts w:ascii="Arial" w:hAnsi="Arial" w:cs="Arial"/>
          <w:b/>
          <w:sz w:val="28"/>
          <w:szCs w:val="28"/>
          <w:lang w:val="en-GB" w:eastAsia="zh-CN"/>
        </w:rPr>
        <w:t>Consultant’s Relevant Project References</w:t>
      </w:r>
    </w:p>
    <w:p w14:paraId="17C076BC" w14:textId="4D97BB13" w:rsidR="00FD2127" w:rsidRDefault="00FD2127" w:rsidP="00FD2127">
      <w:pPr>
        <w:autoSpaceDE w:val="0"/>
        <w:autoSpaceDN w:val="0"/>
        <w:adjustRightInd w:val="0"/>
        <w:rPr>
          <w:rFonts w:ascii="Arial" w:hAnsi="Arial" w:cs="Arial"/>
          <w:b/>
          <w:sz w:val="28"/>
          <w:szCs w:val="28"/>
          <w:lang w:val="en-GB" w:eastAsia="zh-CN"/>
        </w:rPr>
      </w:pPr>
    </w:p>
    <w:p w14:paraId="5D372A0F" w14:textId="77777777" w:rsidR="00EB278F" w:rsidRDefault="00EB278F" w:rsidP="00FD2127">
      <w:pPr>
        <w:autoSpaceDE w:val="0"/>
        <w:autoSpaceDN w:val="0"/>
        <w:adjustRightInd w:val="0"/>
        <w:rPr>
          <w:rFonts w:ascii="Arial" w:hAnsi="Arial" w:cs="Arial"/>
          <w:b/>
          <w:sz w:val="28"/>
          <w:szCs w:val="28"/>
          <w:lang w:val="en-GB" w:eastAsia="zh-CN"/>
        </w:rPr>
      </w:pPr>
    </w:p>
    <w:p w14:paraId="7008DB9E" w14:textId="77777777" w:rsidR="00EB278F" w:rsidRDefault="00EB278F" w:rsidP="00FD2127">
      <w:pPr>
        <w:autoSpaceDE w:val="0"/>
        <w:autoSpaceDN w:val="0"/>
        <w:adjustRightInd w:val="0"/>
        <w:rPr>
          <w:rFonts w:ascii="Arial" w:hAnsi="Arial" w:cs="Arial"/>
          <w:b/>
          <w:sz w:val="28"/>
          <w:szCs w:val="28"/>
          <w:lang w:val="en-GB" w:eastAsia="zh-CN"/>
        </w:rPr>
      </w:pPr>
    </w:p>
    <w:p w14:paraId="4D8B7FEB" w14:textId="77777777" w:rsidR="00EB278F" w:rsidRDefault="00EB278F" w:rsidP="00FD2127">
      <w:pPr>
        <w:autoSpaceDE w:val="0"/>
        <w:autoSpaceDN w:val="0"/>
        <w:adjustRightInd w:val="0"/>
        <w:rPr>
          <w:rFonts w:ascii="Arial" w:hAnsi="Arial" w:cs="Arial"/>
          <w:b/>
          <w:sz w:val="28"/>
          <w:szCs w:val="28"/>
          <w:lang w:val="en-GB" w:eastAsia="zh-CN"/>
        </w:rPr>
      </w:pPr>
    </w:p>
    <w:p w14:paraId="3E46AE32" w14:textId="77777777" w:rsidR="00EB278F" w:rsidRDefault="00EB278F" w:rsidP="00FD2127">
      <w:pPr>
        <w:autoSpaceDE w:val="0"/>
        <w:autoSpaceDN w:val="0"/>
        <w:adjustRightInd w:val="0"/>
        <w:rPr>
          <w:rFonts w:ascii="Arial" w:hAnsi="Arial" w:cs="Arial"/>
          <w:b/>
          <w:sz w:val="28"/>
          <w:szCs w:val="28"/>
          <w:lang w:val="en-GB" w:eastAsia="zh-CN"/>
        </w:rPr>
      </w:pPr>
    </w:p>
    <w:p w14:paraId="5AFA1F1B" w14:textId="77777777" w:rsidR="00EB278F" w:rsidRDefault="00EB278F" w:rsidP="00FD2127">
      <w:pPr>
        <w:autoSpaceDE w:val="0"/>
        <w:autoSpaceDN w:val="0"/>
        <w:adjustRightInd w:val="0"/>
        <w:rPr>
          <w:rFonts w:ascii="Arial" w:hAnsi="Arial" w:cs="Arial"/>
          <w:b/>
          <w:sz w:val="28"/>
          <w:szCs w:val="28"/>
          <w:lang w:val="en-GB" w:eastAsia="zh-CN"/>
        </w:rPr>
      </w:pPr>
    </w:p>
    <w:p w14:paraId="2B836EDB" w14:textId="77777777" w:rsidR="00EB278F" w:rsidRDefault="00EB278F" w:rsidP="00FD2127">
      <w:pPr>
        <w:autoSpaceDE w:val="0"/>
        <w:autoSpaceDN w:val="0"/>
        <w:adjustRightInd w:val="0"/>
        <w:rPr>
          <w:rFonts w:ascii="Arial" w:hAnsi="Arial" w:cs="Arial"/>
          <w:b/>
          <w:sz w:val="28"/>
          <w:szCs w:val="28"/>
          <w:lang w:val="en-GB" w:eastAsia="zh-CN"/>
        </w:rPr>
      </w:pPr>
    </w:p>
    <w:p w14:paraId="050CA849" w14:textId="77777777" w:rsidR="00EB278F" w:rsidRDefault="00EB278F" w:rsidP="00FD2127">
      <w:pPr>
        <w:autoSpaceDE w:val="0"/>
        <w:autoSpaceDN w:val="0"/>
        <w:adjustRightInd w:val="0"/>
        <w:rPr>
          <w:rFonts w:ascii="Arial" w:hAnsi="Arial" w:cs="Arial"/>
          <w:b/>
          <w:sz w:val="28"/>
          <w:szCs w:val="28"/>
          <w:lang w:val="en-GB" w:eastAsia="zh-CN"/>
        </w:rPr>
      </w:pPr>
    </w:p>
    <w:p w14:paraId="1A77B862" w14:textId="77777777" w:rsidR="00EB278F" w:rsidRDefault="00EB278F" w:rsidP="00FD2127">
      <w:pPr>
        <w:autoSpaceDE w:val="0"/>
        <w:autoSpaceDN w:val="0"/>
        <w:adjustRightInd w:val="0"/>
        <w:rPr>
          <w:rFonts w:ascii="Arial" w:hAnsi="Arial" w:cs="Arial"/>
          <w:b/>
          <w:sz w:val="28"/>
          <w:szCs w:val="28"/>
          <w:lang w:val="en-GB" w:eastAsia="zh-CN"/>
        </w:rPr>
      </w:pPr>
    </w:p>
    <w:p w14:paraId="788374D0" w14:textId="77777777" w:rsidR="00EB278F" w:rsidRDefault="00EB278F" w:rsidP="00FD2127">
      <w:pPr>
        <w:autoSpaceDE w:val="0"/>
        <w:autoSpaceDN w:val="0"/>
        <w:adjustRightInd w:val="0"/>
        <w:rPr>
          <w:rFonts w:ascii="Arial" w:hAnsi="Arial" w:cs="Arial"/>
          <w:b/>
          <w:sz w:val="28"/>
          <w:szCs w:val="28"/>
          <w:lang w:val="en-GB" w:eastAsia="zh-CN"/>
        </w:rPr>
      </w:pPr>
    </w:p>
    <w:p w14:paraId="3F01F481" w14:textId="77777777" w:rsidR="00EB278F" w:rsidRDefault="00EB278F" w:rsidP="00FD2127">
      <w:pPr>
        <w:autoSpaceDE w:val="0"/>
        <w:autoSpaceDN w:val="0"/>
        <w:adjustRightInd w:val="0"/>
        <w:rPr>
          <w:rFonts w:ascii="Arial" w:hAnsi="Arial" w:cs="Arial"/>
          <w:b/>
          <w:sz w:val="28"/>
          <w:szCs w:val="28"/>
          <w:lang w:val="en-GB" w:eastAsia="zh-CN"/>
        </w:rPr>
      </w:pPr>
    </w:p>
    <w:p w14:paraId="31E33A5E" w14:textId="77777777" w:rsidR="00EB278F" w:rsidRDefault="00EB278F" w:rsidP="00FD2127">
      <w:pPr>
        <w:autoSpaceDE w:val="0"/>
        <w:autoSpaceDN w:val="0"/>
        <w:adjustRightInd w:val="0"/>
        <w:rPr>
          <w:rFonts w:ascii="Arial" w:hAnsi="Arial" w:cs="Arial"/>
          <w:b/>
          <w:sz w:val="28"/>
          <w:szCs w:val="28"/>
          <w:lang w:val="en-GB" w:eastAsia="zh-CN"/>
        </w:rPr>
      </w:pPr>
    </w:p>
    <w:p w14:paraId="233220CE" w14:textId="77777777" w:rsidR="00EB278F" w:rsidRDefault="00EB278F" w:rsidP="00FD2127">
      <w:pPr>
        <w:autoSpaceDE w:val="0"/>
        <w:autoSpaceDN w:val="0"/>
        <w:adjustRightInd w:val="0"/>
        <w:rPr>
          <w:rFonts w:ascii="Arial" w:hAnsi="Arial" w:cs="Arial"/>
          <w:b/>
          <w:sz w:val="28"/>
          <w:szCs w:val="28"/>
          <w:lang w:val="en-GB" w:eastAsia="zh-CN"/>
        </w:rPr>
      </w:pPr>
    </w:p>
    <w:p w14:paraId="77DE5E59" w14:textId="77777777" w:rsidR="00EB278F" w:rsidRDefault="00EB278F" w:rsidP="00FD2127">
      <w:pPr>
        <w:autoSpaceDE w:val="0"/>
        <w:autoSpaceDN w:val="0"/>
        <w:adjustRightInd w:val="0"/>
        <w:rPr>
          <w:rFonts w:ascii="Arial" w:hAnsi="Arial" w:cs="Arial"/>
          <w:b/>
          <w:sz w:val="28"/>
          <w:szCs w:val="28"/>
          <w:lang w:val="en-GB" w:eastAsia="zh-CN"/>
        </w:rPr>
      </w:pPr>
    </w:p>
    <w:p w14:paraId="47E1A09A" w14:textId="77777777" w:rsidR="00EB278F" w:rsidRDefault="00EB278F" w:rsidP="00FD2127">
      <w:pPr>
        <w:autoSpaceDE w:val="0"/>
        <w:autoSpaceDN w:val="0"/>
        <w:adjustRightInd w:val="0"/>
        <w:rPr>
          <w:rFonts w:ascii="Arial" w:hAnsi="Arial" w:cs="Arial"/>
          <w:b/>
          <w:sz w:val="28"/>
          <w:szCs w:val="28"/>
          <w:lang w:val="en-GB" w:eastAsia="zh-CN"/>
        </w:rPr>
      </w:pPr>
    </w:p>
    <w:p w14:paraId="302E03DF" w14:textId="77777777" w:rsidR="00EB278F" w:rsidRDefault="00EB278F" w:rsidP="00FD2127">
      <w:pPr>
        <w:autoSpaceDE w:val="0"/>
        <w:autoSpaceDN w:val="0"/>
        <w:adjustRightInd w:val="0"/>
        <w:rPr>
          <w:rFonts w:ascii="Arial" w:hAnsi="Arial" w:cs="Arial"/>
          <w:b/>
          <w:sz w:val="28"/>
          <w:szCs w:val="28"/>
          <w:lang w:val="en-GB" w:eastAsia="zh-CN"/>
        </w:rPr>
      </w:pPr>
    </w:p>
    <w:p w14:paraId="634EA1A6" w14:textId="77777777" w:rsidR="00EB278F" w:rsidRDefault="00EB278F" w:rsidP="00FD2127">
      <w:pPr>
        <w:autoSpaceDE w:val="0"/>
        <w:autoSpaceDN w:val="0"/>
        <w:adjustRightInd w:val="0"/>
        <w:rPr>
          <w:rFonts w:ascii="Arial" w:hAnsi="Arial" w:cs="Arial"/>
          <w:b/>
          <w:sz w:val="28"/>
          <w:szCs w:val="28"/>
          <w:lang w:val="en-GB" w:eastAsia="zh-CN"/>
        </w:rPr>
      </w:pPr>
    </w:p>
    <w:p w14:paraId="38E1F6BF" w14:textId="77777777" w:rsidR="00EB278F" w:rsidRDefault="00EB278F" w:rsidP="00FD2127">
      <w:pPr>
        <w:autoSpaceDE w:val="0"/>
        <w:autoSpaceDN w:val="0"/>
        <w:adjustRightInd w:val="0"/>
        <w:rPr>
          <w:rFonts w:ascii="Arial" w:hAnsi="Arial" w:cs="Arial"/>
          <w:b/>
          <w:sz w:val="28"/>
          <w:szCs w:val="28"/>
          <w:lang w:val="en-GB" w:eastAsia="zh-CN"/>
        </w:rPr>
      </w:pPr>
    </w:p>
    <w:p w14:paraId="28B70BA3" w14:textId="77777777" w:rsidR="00EB278F" w:rsidRDefault="00EB278F" w:rsidP="00FD2127">
      <w:pPr>
        <w:autoSpaceDE w:val="0"/>
        <w:autoSpaceDN w:val="0"/>
        <w:adjustRightInd w:val="0"/>
        <w:rPr>
          <w:rFonts w:ascii="Arial" w:hAnsi="Arial" w:cs="Arial"/>
          <w:b/>
          <w:sz w:val="28"/>
          <w:szCs w:val="28"/>
          <w:lang w:val="en-GB" w:eastAsia="zh-CN"/>
        </w:rPr>
      </w:pPr>
    </w:p>
    <w:p w14:paraId="4FAF9C1F" w14:textId="77777777" w:rsidR="00EB278F" w:rsidRDefault="00EB278F" w:rsidP="00FD2127">
      <w:pPr>
        <w:autoSpaceDE w:val="0"/>
        <w:autoSpaceDN w:val="0"/>
        <w:adjustRightInd w:val="0"/>
        <w:rPr>
          <w:rFonts w:ascii="Arial" w:hAnsi="Arial" w:cs="Arial"/>
          <w:b/>
          <w:sz w:val="28"/>
          <w:szCs w:val="28"/>
          <w:lang w:val="en-GB" w:eastAsia="zh-CN"/>
        </w:rPr>
      </w:pPr>
    </w:p>
    <w:p w14:paraId="2311649B" w14:textId="77777777" w:rsidR="00EB278F" w:rsidRDefault="00EB278F" w:rsidP="00FD2127">
      <w:pPr>
        <w:autoSpaceDE w:val="0"/>
        <w:autoSpaceDN w:val="0"/>
        <w:adjustRightInd w:val="0"/>
        <w:rPr>
          <w:rFonts w:ascii="Arial" w:hAnsi="Arial" w:cs="Arial"/>
          <w:b/>
          <w:sz w:val="28"/>
          <w:szCs w:val="28"/>
          <w:lang w:val="en-GB" w:eastAsia="zh-CN"/>
        </w:rPr>
      </w:pPr>
    </w:p>
    <w:p w14:paraId="47FE4C66" w14:textId="77777777" w:rsidR="00EB278F" w:rsidRDefault="00EB278F" w:rsidP="00FD2127">
      <w:pPr>
        <w:autoSpaceDE w:val="0"/>
        <w:autoSpaceDN w:val="0"/>
        <w:adjustRightInd w:val="0"/>
        <w:rPr>
          <w:rFonts w:ascii="Arial" w:hAnsi="Arial" w:cs="Arial"/>
          <w:b/>
          <w:sz w:val="28"/>
          <w:szCs w:val="28"/>
          <w:lang w:val="en-GB" w:eastAsia="zh-CN"/>
        </w:rPr>
      </w:pPr>
    </w:p>
    <w:p w14:paraId="19BAAE8E" w14:textId="77777777" w:rsidR="00EB278F" w:rsidRDefault="00EB278F" w:rsidP="00FD2127">
      <w:pPr>
        <w:autoSpaceDE w:val="0"/>
        <w:autoSpaceDN w:val="0"/>
        <w:adjustRightInd w:val="0"/>
        <w:rPr>
          <w:rFonts w:ascii="Arial" w:hAnsi="Arial" w:cs="Arial"/>
          <w:b/>
          <w:sz w:val="28"/>
          <w:szCs w:val="28"/>
          <w:lang w:val="en-GB" w:eastAsia="zh-CN"/>
        </w:rPr>
      </w:pPr>
    </w:p>
    <w:p w14:paraId="5DCE2C27" w14:textId="77777777" w:rsidR="00EB278F" w:rsidRDefault="00EB278F" w:rsidP="00FD2127">
      <w:pPr>
        <w:autoSpaceDE w:val="0"/>
        <w:autoSpaceDN w:val="0"/>
        <w:adjustRightInd w:val="0"/>
        <w:rPr>
          <w:rFonts w:ascii="Arial" w:hAnsi="Arial" w:cs="Arial"/>
          <w:b/>
          <w:sz w:val="28"/>
          <w:szCs w:val="28"/>
          <w:lang w:val="en-GB" w:eastAsia="zh-CN"/>
        </w:rPr>
      </w:pPr>
    </w:p>
    <w:p w14:paraId="6B21578E" w14:textId="77777777" w:rsidR="00EB278F" w:rsidRDefault="00EB278F" w:rsidP="00FD2127">
      <w:pPr>
        <w:autoSpaceDE w:val="0"/>
        <w:autoSpaceDN w:val="0"/>
        <w:adjustRightInd w:val="0"/>
        <w:rPr>
          <w:rFonts w:ascii="Arial" w:hAnsi="Arial" w:cs="Arial"/>
          <w:b/>
          <w:sz w:val="28"/>
          <w:szCs w:val="28"/>
          <w:lang w:val="en-GB" w:eastAsia="zh-CN"/>
        </w:rPr>
      </w:pPr>
    </w:p>
    <w:p w14:paraId="30C20EDB" w14:textId="77777777" w:rsidR="00EB278F" w:rsidRDefault="00EB278F" w:rsidP="00FD2127">
      <w:pPr>
        <w:autoSpaceDE w:val="0"/>
        <w:autoSpaceDN w:val="0"/>
        <w:adjustRightInd w:val="0"/>
        <w:rPr>
          <w:rFonts w:ascii="Arial" w:hAnsi="Arial" w:cs="Arial"/>
          <w:b/>
          <w:sz w:val="28"/>
          <w:szCs w:val="28"/>
          <w:lang w:val="en-GB" w:eastAsia="zh-CN"/>
        </w:rPr>
      </w:pPr>
    </w:p>
    <w:p w14:paraId="41B9ACDD" w14:textId="77777777" w:rsidR="00EB278F" w:rsidRDefault="00EB278F" w:rsidP="00FD2127">
      <w:pPr>
        <w:autoSpaceDE w:val="0"/>
        <w:autoSpaceDN w:val="0"/>
        <w:adjustRightInd w:val="0"/>
        <w:rPr>
          <w:rFonts w:ascii="Arial" w:hAnsi="Arial" w:cs="Arial"/>
          <w:b/>
          <w:sz w:val="28"/>
          <w:szCs w:val="28"/>
          <w:lang w:val="en-GB" w:eastAsia="zh-CN"/>
        </w:rPr>
      </w:pPr>
    </w:p>
    <w:p w14:paraId="502503A0" w14:textId="77777777" w:rsidR="00EB278F" w:rsidRDefault="00EB278F" w:rsidP="00FD2127">
      <w:pPr>
        <w:autoSpaceDE w:val="0"/>
        <w:autoSpaceDN w:val="0"/>
        <w:adjustRightInd w:val="0"/>
        <w:rPr>
          <w:rFonts w:ascii="Arial" w:hAnsi="Arial" w:cs="Arial"/>
          <w:b/>
          <w:sz w:val="28"/>
          <w:szCs w:val="28"/>
          <w:lang w:val="en-GB" w:eastAsia="zh-CN"/>
        </w:rPr>
      </w:pPr>
    </w:p>
    <w:p w14:paraId="6BB7DC93" w14:textId="77777777" w:rsidR="00EB278F" w:rsidRDefault="00EB278F" w:rsidP="00FD2127">
      <w:pPr>
        <w:autoSpaceDE w:val="0"/>
        <w:autoSpaceDN w:val="0"/>
        <w:adjustRightInd w:val="0"/>
        <w:rPr>
          <w:rFonts w:ascii="Arial" w:hAnsi="Arial" w:cs="Arial"/>
          <w:b/>
          <w:sz w:val="28"/>
          <w:szCs w:val="28"/>
          <w:lang w:val="en-GB" w:eastAsia="zh-CN"/>
        </w:rPr>
      </w:pPr>
    </w:p>
    <w:p w14:paraId="1A934264" w14:textId="77777777" w:rsidR="00EB278F" w:rsidRDefault="00EB278F" w:rsidP="00FD2127">
      <w:pPr>
        <w:autoSpaceDE w:val="0"/>
        <w:autoSpaceDN w:val="0"/>
        <w:adjustRightInd w:val="0"/>
        <w:rPr>
          <w:rFonts w:ascii="Arial" w:hAnsi="Arial" w:cs="Arial"/>
          <w:b/>
          <w:sz w:val="28"/>
          <w:szCs w:val="28"/>
          <w:lang w:val="en-GB" w:eastAsia="zh-CN"/>
        </w:rPr>
      </w:pPr>
    </w:p>
    <w:p w14:paraId="6658D54E" w14:textId="77777777" w:rsidR="00EB278F" w:rsidRDefault="00EB278F" w:rsidP="00FD2127">
      <w:pPr>
        <w:autoSpaceDE w:val="0"/>
        <w:autoSpaceDN w:val="0"/>
        <w:adjustRightInd w:val="0"/>
        <w:rPr>
          <w:rFonts w:ascii="Arial" w:hAnsi="Arial" w:cs="Arial"/>
          <w:b/>
          <w:sz w:val="28"/>
          <w:szCs w:val="28"/>
          <w:lang w:val="en-GB" w:eastAsia="zh-CN"/>
        </w:rPr>
      </w:pPr>
    </w:p>
    <w:p w14:paraId="74DB7F1C" w14:textId="77777777" w:rsidR="00EB278F" w:rsidRDefault="00EB278F" w:rsidP="00FD2127">
      <w:pPr>
        <w:autoSpaceDE w:val="0"/>
        <w:autoSpaceDN w:val="0"/>
        <w:adjustRightInd w:val="0"/>
        <w:rPr>
          <w:rFonts w:ascii="Arial" w:hAnsi="Arial" w:cs="Arial"/>
          <w:b/>
          <w:sz w:val="28"/>
          <w:szCs w:val="28"/>
          <w:lang w:val="en-GB" w:eastAsia="zh-CN"/>
        </w:rPr>
      </w:pPr>
    </w:p>
    <w:p w14:paraId="0A98645E" w14:textId="77777777" w:rsidR="00EB278F" w:rsidRDefault="00EB278F" w:rsidP="00FD2127">
      <w:pPr>
        <w:autoSpaceDE w:val="0"/>
        <w:autoSpaceDN w:val="0"/>
        <w:adjustRightInd w:val="0"/>
        <w:rPr>
          <w:rFonts w:ascii="Arial" w:hAnsi="Arial" w:cs="Arial"/>
          <w:b/>
          <w:sz w:val="28"/>
          <w:szCs w:val="28"/>
          <w:lang w:val="en-GB" w:eastAsia="zh-CN"/>
        </w:rPr>
      </w:pPr>
    </w:p>
    <w:p w14:paraId="5F949940" w14:textId="77777777" w:rsidR="00EB278F" w:rsidRDefault="00EB278F" w:rsidP="00FD2127">
      <w:pPr>
        <w:autoSpaceDE w:val="0"/>
        <w:autoSpaceDN w:val="0"/>
        <w:adjustRightInd w:val="0"/>
        <w:rPr>
          <w:rFonts w:ascii="Arial" w:hAnsi="Arial" w:cs="Arial"/>
          <w:b/>
          <w:sz w:val="28"/>
          <w:szCs w:val="28"/>
          <w:lang w:val="en-GB" w:eastAsia="zh-CN"/>
        </w:rPr>
      </w:pPr>
    </w:p>
    <w:p w14:paraId="2F3C8AEA" w14:textId="77777777" w:rsidR="00EB278F" w:rsidRDefault="00EB278F" w:rsidP="00FD2127">
      <w:pPr>
        <w:autoSpaceDE w:val="0"/>
        <w:autoSpaceDN w:val="0"/>
        <w:adjustRightInd w:val="0"/>
        <w:rPr>
          <w:rFonts w:ascii="Arial" w:hAnsi="Arial" w:cs="Arial"/>
          <w:b/>
          <w:sz w:val="28"/>
          <w:szCs w:val="28"/>
          <w:lang w:val="en-GB" w:eastAsia="zh-CN"/>
        </w:rPr>
      </w:pPr>
    </w:p>
    <w:p w14:paraId="57318D33" w14:textId="77777777" w:rsidR="00EB278F" w:rsidRDefault="00EB278F" w:rsidP="00FD2127">
      <w:pPr>
        <w:autoSpaceDE w:val="0"/>
        <w:autoSpaceDN w:val="0"/>
        <w:adjustRightInd w:val="0"/>
        <w:rPr>
          <w:rFonts w:ascii="Arial" w:hAnsi="Arial" w:cs="Arial"/>
          <w:b/>
          <w:sz w:val="28"/>
          <w:szCs w:val="28"/>
          <w:lang w:val="en-GB" w:eastAsia="zh-CN"/>
        </w:rPr>
      </w:pPr>
    </w:p>
    <w:p w14:paraId="3D9CDC27" w14:textId="77777777" w:rsidR="00EB278F" w:rsidRDefault="00EB278F" w:rsidP="00FD2127">
      <w:pPr>
        <w:autoSpaceDE w:val="0"/>
        <w:autoSpaceDN w:val="0"/>
        <w:adjustRightInd w:val="0"/>
        <w:rPr>
          <w:rFonts w:ascii="Arial" w:hAnsi="Arial" w:cs="Arial"/>
          <w:b/>
          <w:sz w:val="28"/>
          <w:szCs w:val="28"/>
          <w:lang w:val="en-GB" w:eastAsia="zh-CN"/>
        </w:rPr>
      </w:pPr>
    </w:p>
    <w:p w14:paraId="0917ED11" w14:textId="77777777" w:rsidR="00EB278F" w:rsidRDefault="00EB278F" w:rsidP="00FD2127">
      <w:pPr>
        <w:autoSpaceDE w:val="0"/>
        <w:autoSpaceDN w:val="0"/>
        <w:adjustRightInd w:val="0"/>
        <w:rPr>
          <w:rFonts w:ascii="Arial" w:hAnsi="Arial" w:cs="Arial"/>
          <w:b/>
          <w:sz w:val="28"/>
          <w:szCs w:val="28"/>
          <w:lang w:val="en-GB" w:eastAsia="zh-CN"/>
        </w:rPr>
      </w:pPr>
    </w:p>
    <w:p w14:paraId="54DCE40E" w14:textId="77777777" w:rsidR="00EB278F" w:rsidRDefault="00EB278F" w:rsidP="00FD2127">
      <w:pPr>
        <w:autoSpaceDE w:val="0"/>
        <w:autoSpaceDN w:val="0"/>
        <w:adjustRightInd w:val="0"/>
        <w:rPr>
          <w:rFonts w:ascii="Arial" w:hAnsi="Arial" w:cs="Arial"/>
          <w:b/>
          <w:sz w:val="28"/>
          <w:szCs w:val="28"/>
          <w:lang w:val="en-GB" w:eastAsia="zh-CN"/>
        </w:rPr>
      </w:pPr>
    </w:p>
    <w:p w14:paraId="781111FE" w14:textId="77777777" w:rsidR="00EB278F" w:rsidRDefault="00EB278F" w:rsidP="00FD2127">
      <w:pPr>
        <w:autoSpaceDE w:val="0"/>
        <w:autoSpaceDN w:val="0"/>
        <w:adjustRightInd w:val="0"/>
        <w:rPr>
          <w:rFonts w:ascii="Arial" w:hAnsi="Arial" w:cs="Arial"/>
          <w:b/>
          <w:sz w:val="28"/>
          <w:szCs w:val="28"/>
          <w:lang w:val="en-GB" w:eastAsia="zh-CN"/>
        </w:rPr>
      </w:pPr>
    </w:p>
    <w:p w14:paraId="1DDFD001" w14:textId="77777777" w:rsidR="00EB278F" w:rsidRDefault="00EB278F" w:rsidP="00FD2127">
      <w:pPr>
        <w:autoSpaceDE w:val="0"/>
        <w:autoSpaceDN w:val="0"/>
        <w:adjustRightInd w:val="0"/>
        <w:rPr>
          <w:rFonts w:ascii="Arial" w:hAnsi="Arial" w:cs="Arial"/>
          <w:b/>
          <w:sz w:val="28"/>
          <w:szCs w:val="28"/>
          <w:lang w:val="en-GB" w:eastAsia="zh-CN"/>
        </w:rPr>
      </w:pPr>
    </w:p>
    <w:p w14:paraId="37D6D499" w14:textId="77777777" w:rsidR="00EB278F" w:rsidRDefault="00EB278F" w:rsidP="00FD2127">
      <w:pPr>
        <w:autoSpaceDE w:val="0"/>
        <w:autoSpaceDN w:val="0"/>
        <w:adjustRightInd w:val="0"/>
        <w:rPr>
          <w:rFonts w:ascii="Arial" w:hAnsi="Arial" w:cs="Arial"/>
          <w:b/>
          <w:sz w:val="28"/>
          <w:szCs w:val="28"/>
          <w:lang w:val="en-GB" w:eastAsia="zh-CN"/>
        </w:rPr>
      </w:pPr>
    </w:p>
    <w:p w14:paraId="3BE6D745" w14:textId="47A6C49A" w:rsidR="00FD2127" w:rsidRDefault="00FD2127" w:rsidP="00FD2127">
      <w:pPr>
        <w:autoSpaceDE w:val="0"/>
        <w:autoSpaceDN w:val="0"/>
        <w:adjustRightInd w:val="0"/>
        <w:rPr>
          <w:rFonts w:ascii="Arial" w:hAnsi="Arial" w:cs="Arial"/>
          <w:b/>
          <w:sz w:val="28"/>
          <w:szCs w:val="28"/>
          <w:lang w:val="en-GB" w:eastAsia="zh-CN"/>
        </w:rPr>
      </w:pPr>
      <w:r>
        <w:rPr>
          <w:rFonts w:ascii="Arial" w:hAnsi="Arial" w:cs="Arial"/>
          <w:b/>
          <w:sz w:val="28"/>
          <w:szCs w:val="28"/>
          <w:lang w:val="en-GB" w:eastAsia="zh-CN"/>
        </w:rPr>
        <w:t xml:space="preserve">Appendix </w:t>
      </w:r>
      <w:proofErr w:type="gramStart"/>
      <w:r>
        <w:rPr>
          <w:rFonts w:ascii="Arial" w:hAnsi="Arial" w:cs="Arial"/>
          <w:b/>
          <w:sz w:val="28"/>
          <w:szCs w:val="28"/>
          <w:lang w:val="en-GB" w:eastAsia="zh-CN"/>
        </w:rPr>
        <w:t>3</w:t>
      </w:r>
      <w:r>
        <w:rPr>
          <w:rFonts w:ascii="Arial" w:hAnsi="Arial" w:cs="Arial"/>
          <w:b/>
          <w:sz w:val="28"/>
          <w:szCs w:val="28"/>
          <w:lang w:val="en-GB" w:eastAsia="zh-CN"/>
        </w:rPr>
        <w:t xml:space="preserve"> :</w:t>
      </w:r>
      <w:proofErr w:type="gramEnd"/>
      <w:r>
        <w:rPr>
          <w:rFonts w:ascii="Arial" w:hAnsi="Arial" w:cs="Arial"/>
          <w:b/>
          <w:sz w:val="28"/>
          <w:szCs w:val="28"/>
          <w:lang w:val="en-GB" w:eastAsia="zh-CN"/>
        </w:rPr>
        <w:t xml:space="preserve"> </w:t>
      </w:r>
      <w:r w:rsidRPr="00FD2127">
        <w:rPr>
          <w:rFonts w:ascii="Arial" w:hAnsi="Arial" w:cs="Arial"/>
          <w:b/>
          <w:sz w:val="28"/>
          <w:szCs w:val="28"/>
          <w:lang w:val="en-GB" w:eastAsia="zh-CN"/>
        </w:rPr>
        <w:t>Supporting Documentation (Team</w:t>
      </w:r>
      <w:r w:rsidR="00922259">
        <w:rPr>
          <w:rFonts w:ascii="Arial" w:hAnsi="Arial" w:cs="Arial"/>
          <w:b/>
          <w:sz w:val="28"/>
          <w:szCs w:val="28"/>
          <w:lang w:val="en-GB" w:eastAsia="zh-CN"/>
        </w:rPr>
        <w:t xml:space="preserve"> O Charts and</w:t>
      </w:r>
      <w:r w:rsidRPr="00FD2127">
        <w:rPr>
          <w:rFonts w:ascii="Arial" w:hAnsi="Arial" w:cs="Arial"/>
          <w:b/>
          <w:sz w:val="28"/>
          <w:szCs w:val="28"/>
          <w:lang w:val="en-GB" w:eastAsia="zh-CN"/>
        </w:rPr>
        <w:t xml:space="preserve"> CVs)</w:t>
      </w:r>
    </w:p>
    <w:p w14:paraId="50F0AB42" w14:textId="77777777" w:rsidR="00FD2127" w:rsidRPr="00FD2127" w:rsidRDefault="00FD2127" w:rsidP="00FD2127">
      <w:pPr>
        <w:autoSpaceDE w:val="0"/>
        <w:autoSpaceDN w:val="0"/>
        <w:adjustRightInd w:val="0"/>
        <w:rPr>
          <w:rFonts w:ascii="Arial" w:hAnsi="Arial" w:cs="Arial"/>
          <w:b/>
          <w:sz w:val="28"/>
          <w:szCs w:val="28"/>
          <w:lang w:val="en-GB" w:eastAsia="zh-CN"/>
        </w:rPr>
      </w:pPr>
    </w:p>
    <w:p w14:paraId="207038CD" w14:textId="77777777" w:rsidR="00EE2213" w:rsidRPr="00B05985" w:rsidRDefault="00EE2213" w:rsidP="00744E6A">
      <w:pPr>
        <w:autoSpaceDE w:val="0"/>
        <w:autoSpaceDN w:val="0"/>
        <w:adjustRightInd w:val="0"/>
        <w:rPr>
          <w:rFonts w:ascii="Arial" w:hAnsi="Arial" w:cs="Arial"/>
          <w:b/>
          <w:szCs w:val="21"/>
          <w:lang w:val="en-GB" w:eastAsia="zh-CN"/>
        </w:rPr>
      </w:pPr>
    </w:p>
    <w:sectPr w:rsidR="00EE2213" w:rsidRPr="00B05985" w:rsidSect="00E75AD7">
      <w:headerReference w:type="default" r:id="rId8"/>
      <w:footerReference w:type="default" r:id="rId9"/>
      <w:pgSz w:w="11909" w:h="16834" w:code="9"/>
      <w:pgMar w:top="1440" w:right="1109"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83AC1" w14:textId="77777777" w:rsidR="00812EB0" w:rsidRDefault="00812EB0">
      <w:r>
        <w:separator/>
      </w:r>
    </w:p>
  </w:endnote>
  <w:endnote w:type="continuationSeparator" w:id="0">
    <w:p w14:paraId="71F01CCF" w14:textId="77777777" w:rsidR="00812EB0" w:rsidRDefault="00812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E3BF5" w14:textId="77777777" w:rsidR="00812EB0" w:rsidRDefault="00812EB0" w:rsidP="0035643E">
    <w:pPr>
      <w:pStyle w:val="Footer"/>
      <w:pBdr>
        <w:bottom w:val="single" w:sz="12" w:space="1" w:color="auto"/>
      </w:pBdr>
      <w:tabs>
        <w:tab w:val="clear" w:pos="8640"/>
      </w:tabs>
      <w:jc w:val="right"/>
      <w:rPr>
        <w:rFonts w:ascii="Arial" w:hAnsi="Arial" w:cs="Arial"/>
        <w:sz w:val="16"/>
        <w:szCs w:val="16"/>
      </w:rPr>
    </w:pPr>
  </w:p>
  <w:p w14:paraId="765E1DBE" w14:textId="77777777" w:rsidR="00812EB0" w:rsidRDefault="00812EB0" w:rsidP="007854B3">
    <w:pPr>
      <w:pStyle w:val="Footer"/>
      <w:tabs>
        <w:tab w:val="clear" w:pos="8640"/>
      </w:tabs>
      <w:ind w:lef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FA127" w14:textId="77777777" w:rsidR="00812EB0" w:rsidRDefault="00812EB0">
      <w:r>
        <w:separator/>
      </w:r>
    </w:p>
  </w:footnote>
  <w:footnote w:type="continuationSeparator" w:id="0">
    <w:p w14:paraId="4A78F029" w14:textId="77777777" w:rsidR="00812EB0" w:rsidRDefault="00812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03FF6" w14:textId="28611BD0" w:rsidR="00812EB0" w:rsidRPr="00EE7114" w:rsidRDefault="00812EB0" w:rsidP="007854B3">
    <w:pPr>
      <w:pStyle w:val="Header"/>
      <w:tabs>
        <w:tab w:val="clear" w:pos="8640"/>
      </w:tabs>
      <w:jc w:val="right"/>
      <w:rPr>
        <w:rFonts w:ascii="Arial" w:hAnsi="Arial" w:cs="Arial"/>
        <w:sz w:val="16"/>
        <w:szCs w:val="16"/>
      </w:rPr>
    </w:pPr>
    <w:r>
      <w:rPr>
        <w:rFonts w:ascii="Arial" w:hAnsi="Arial" w:cs="Arial"/>
        <w:b/>
        <w:sz w:val="16"/>
        <w:szCs w:val="16"/>
      </w:rPr>
      <w:t>Technica</w:t>
    </w:r>
    <w:r w:rsidR="00EE2213">
      <w:rPr>
        <w:rFonts w:ascii="Arial" w:hAnsi="Arial" w:cs="Arial"/>
        <w:b/>
        <w:sz w:val="16"/>
        <w:szCs w:val="16"/>
      </w:rPr>
      <w:t>l Proposal</w:t>
    </w:r>
    <w:r w:rsidR="00826A5C">
      <w:rPr>
        <w:rFonts w:ascii="Arial" w:hAnsi="Arial" w:cs="Arial"/>
        <w:b/>
        <w:sz w:val="16"/>
        <w:szCs w:val="16"/>
      </w:rPr>
      <w:t xml:space="preserve"> Lead</w:t>
    </w:r>
    <w:r w:rsidR="00EE2213">
      <w:rPr>
        <w:rFonts w:ascii="Arial" w:hAnsi="Arial" w:cs="Arial"/>
        <w:b/>
        <w:sz w:val="16"/>
        <w:szCs w:val="16"/>
      </w:rPr>
      <w:t xml:space="preserve"> for Interior Design </w:t>
    </w:r>
    <w:r>
      <w:rPr>
        <w:rFonts w:ascii="Arial" w:hAnsi="Arial" w:cs="Arial"/>
        <w:b/>
        <w:sz w:val="16"/>
        <w:szCs w:val="16"/>
      </w:rPr>
      <w:t xml:space="preserve">Consultancy Services for </w:t>
    </w:r>
    <w:r w:rsidR="00826A5C">
      <w:rPr>
        <w:rFonts w:ascii="Arial" w:hAnsi="Arial" w:cs="Arial"/>
        <w:b/>
        <w:sz w:val="16"/>
        <w:szCs w:val="16"/>
      </w:rPr>
      <w:t>Lingnan University at M+ Learning Centre</w:t>
    </w:r>
    <w:r>
      <w:rPr>
        <w:rFonts w:ascii="Arial" w:hAnsi="Arial" w:cs="Arial"/>
        <w:b/>
        <w:sz w:val="16"/>
        <w:szCs w:val="16"/>
      </w:rPr>
      <w:t xml:space="preserve"> </w:t>
    </w:r>
  </w:p>
  <w:p w14:paraId="16227678" w14:textId="630108BB" w:rsidR="00812EB0" w:rsidRDefault="00812EB0" w:rsidP="007854B3">
    <w:pPr>
      <w:pStyle w:val="Header"/>
      <w:pBdr>
        <w:bottom w:val="single" w:sz="12" w:space="1" w:color="auto"/>
      </w:pBdr>
      <w:tabs>
        <w:tab w:val="clear" w:pos="8640"/>
      </w:tabs>
      <w:jc w:val="right"/>
      <w:rPr>
        <w:rFonts w:ascii="Arial" w:hAnsi="Arial" w:cs="Arial"/>
        <w:sz w:val="16"/>
        <w:szCs w:val="16"/>
      </w:rPr>
    </w:pPr>
    <w:r w:rsidRPr="00EE7114">
      <w:rPr>
        <w:rFonts w:ascii="Arial" w:hAnsi="Arial" w:cs="Arial"/>
        <w:sz w:val="16"/>
        <w:szCs w:val="16"/>
      </w:rPr>
      <w:t xml:space="preserve">HEAD Architecture and Design </w:t>
    </w:r>
    <w:r w:rsidR="00EE2213">
      <w:rPr>
        <w:rFonts w:ascii="Arial" w:hAnsi="Arial" w:cs="Arial"/>
        <w:sz w:val="16"/>
        <w:szCs w:val="16"/>
      </w:rPr>
      <w:t>Limited</w:t>
    </w:r>
    <w:r w:rsidR="00826A5C">
      <w:rPr>
        <w:rFonts w:ascii="Arial" w:hAnsi="Arial" w:cs="Arial"/>
        <w:sz w:val="16"/>
        <w:szCs w:val="16"/>
      </w:rPr>
      <w:t xml:space="preserve"> – 23 November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53E4"/>
    <w:multiLevelType w:val="hybridMultilevel"/>
    <w:tmpl w:val="39AA78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492579"/>
    <w:multiLevelType w:val="hybridMultilevel"/>
    <w:tmpl w:val="7A9666D4"/>
    <w:lvl w:ilvl="0" w:tplc="20ACD98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3532409"/>
    <w:multiLevelType w:val="hybridMultilevel"/>
    <w:tmpl w:val="11EE3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0E3501"/>
    <w:multiLevelType w:val="hybridMultilevel"/>
    <w:tmpl w:val="0D5E1E32"/>
    <w:lvl w:ilvl="0" w:tplc="B50AD74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96D5479"/>
    <w:multiLevelType w:val="hybridMultilevel"/>
    <w:tmpl w:val="E604AC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1BB6F08"/>
    <w:multiLevelType w:val="hybridMultilevel"/>
    <w:tmpl w:val="9C0C2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C15448"/>
    <w:multiLevelType w:val="hybridMultilevel"/>
    <w:tmpl w:val="90E2CC40"/>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416A3"/>
    <w:multiLevelType w:val="hybridMultilevel"/>
    <w:tmpl w:val="8C4EFF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9086A80"/>
    <w:multiLevelType w:val="hybridMultilevel"/>
    <w:tmpl w:val="F13E725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9" w15:restartNumberingAfterBreak="0">
    <w:nsid w:val="1CA6561B"/>
    <w:multiLevelType w:val="hybridMultilevel"/>
    <w:tmpl w:val="8530FB16"/>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FF08B4"/>
    <w:multiLevelType w:val="hybridMultilevel"/>
    <w:tmpl w:val="371A2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8179CF"/>
    <w:multiLevelType w:val="hybridMultilevel"/>
    <w:tmpl w:val="D8561C2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2E26587"/>
    <w:multiLevelType w:val="hybridMultilevel"/>
    <w:tmpl w:val="525ABF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7C147D"/>
    <w:multiLevelType w:val="hybridMultilevel"/>
    <w:tmpl w:val="76AE8C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E03070"/>
    <w:multiLevelType w:val="multilevel"/>
    <w:tmpl w:val="03841DEC"/>
    <w:lvl w:ilvl="0">
      <w:start w:val="1"/>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E912F01"/>
    <w:multiLevelType w:val="hybridMultilevel"/>
    <w:tmpl w:val="CF301BA2"/>
    <w:lvl w:ilvl="0" w:tplc="C5FCDEF4">
      <w:start w:val="1"/>
      <w:numFmt w:val="upp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AC36E3"/>
    <w:multiLevelType w:val="hybridMultilevel"/>
    <w:tmpl w:val="889407C6"/>
    <w:lvl w:ilvl="0" w:tplc="2312B4D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2D8381C"/>
    <w:multiLevelType w:val="hybridMultilevel"/>
    <w:tmpl w:val="1050501E"/>
    <w:lvl w:ilvl="0" w:tplc="7B76F1A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3E7629A"/>
    <w:multiLevelType w:val="hybridMultilevel"/>
    <w:tmpl w:val="3E269B88"/>
    <w:lvl w:ilvl="0" w:tplc="8552293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442058D"/>
    <w:multiLevelType w:val="hybridMultilevel"/>
    <w:tmpl w:val="594E69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594542"/>
    <w:multiLevelType w:val="hybridMultilevel"/>
    <w:tmpl w:val="08F605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A1F68F7"/>
    <w:multiLevelType w:val="multilevel"/>
    <w:tmpl w:val="FF0C39B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AD24EE7"/>
    <w:multiLevelType w:val="hybridMultilevel"/>
    <w:tmpl w:val="52F4BD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D325CC3"/>
    <w:multiLevelType w:val="hybridMultilevel"/>
    <w:tmpl w:val="DF3A65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DA53518"/>
    <w:multiLevelType w:val="hybridMultilevel"/>
    <w:tmpl w:val="2DE628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7E54E93"/>
    <w:multiLevelType w:val="hybridMultilevel"/>
    <w:tmpl w:val="5AFA95EA"/>
    <w:lvl w:ilvl="0" w:tplc="3FF896F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A597B01"/>
    <w:multiLevelType w:val="hybridMultilevel"/>
    <w:tmpl w:val="526082AA"/>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7" w15:restartNumberingAfterBreak="0">
    <w:nsid w:val="539841D3"/>
    <w:multiLevelType w:val="multilevel"/>
    <w:tmpl w:val="E3C24074"/>
    <w:lvl w:ilvl="0">
      <w:start w:val="2"/>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58200332"/>
    <w:multiLevelType w:val="hybridMultilevel"/>
    <w:tmpl w:val="0F2A45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8D55E7"/>
    <w:multiLevelType w:val="hybridMultilevel"/>
    <w:tmpl w:val="D32E02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612712"/>
    <w:multiLevelType w:val="hybridMultilevel"/>
    <w:tmpl w:val="100AABC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35160C4"/>
    <w:multiLevelType w:val="hybridMultilevel"/>
    <w:tmpl w:val="7CA06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CD43F4B"/>
    <w:multiLevelType w:val="hybridMultilevel"/>
    <w:tmpl w:val="19D0B5B4"/>
    <w:lvl w:ilvl="0" w:tplc="08090015">
      <w:start w:val="6"/>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0033AE"/>
    <w:multiLevelType w:val="hybridMultilevel"/>
    <w:tmpl w:val="86389172"/>
    <w:lvl w:ilvl="0" w:tplc="08090015">
      <w:start w:val="5"/>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32E06BE"/>
    <w:multiLevelType w:val="hybridMultilevel"/>
    <w:tmpl w:val="3072D2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49C5EFF"/>
    <w:multiLevelType w:val="multilevel"/>
    <w:tmpl w:val="4482AA6A"/>
    <w:lvl w:ilvl="0">
      <w:start w:val="3"/>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6" w15:restartNumberingAfterBreak="0">
    <w:nsid w:val="75DB1A14"/>
    <w:multiLevelType w:val="hybridMultilevel"/>
    <w:tmpl w:val="BA10A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E807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8B51078"/>
    <w:multiLevelType w:val="hybridMultilevel"/>
    <w:tmpl w:val="D9C84F5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C0F2AC4"/>
    <w:multiLevelType w:val="hybridMultilevel"/>
    <w:tmpl w:val="9AA8A99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0" w15:restartNumberingAfterBreak="0">
    <w:nsid w:val="7C8A15F5"/>
    <w:multiLevelType w:val="hybridMultilevel"/>
    <w:tmpl w:val="1AF47F62"/>
    <w:lvl w:ilvl="0" w:tplc="67386FB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D7B359E"/>
    <w:multiLevelType w:val="hybridMultilevel"/>
    <w:tmpl w:val="312A8E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EC36561"/>
    <w:multiLevelType w:val="hybridMultilevel"/>
    <w:tmpl w:val="16EEF6D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6653890">
    <w:abstractNumId w:val="22"/>
  </w:num>
  <w:num w:numId="2" w16cid:durableId="1793592456">
    <w:abstractNumId w:val="13"/>
  </w:num>
  <w:num w:numId="3" w16cid:durableId="981544412">
    <w:abstractNumId w:val="19"/>
  </w:num>
  <w:num w:numId="4" w16cid:durableId="630549376">
    <w:abstractNumId w:val="12"/>
  </w:num>
  <w:num w:numId="5" w16cid:durableId="901870056">
    <w:abstractNumId w:val="35"/>
  </w:num>
  <w:num w:numId="6" w16cid:durableId="1662194202">
    <w:abstractNumId w:val="37"/>
  </w:num>
  <w:num w:numId="7" w16cid:durableId="1991320463">
    <w:abstractNumId w:val="31"/>
  </w:num>
  <w:num w:numId="8" w16cid:durableId="1014379370">
    <w:abstractNumId w:val="41"/>
  </w:num>
  <w:num w:numId="9" w16cid:durableId="150368081">
    <w:abstractNumId w:val="28"/>
  </w:num>
  <w:num w:numId="10" w16cid:durableId="451676856">
    <w:abstractNumId w:val="0"/>
  </w:num>
  <w:num w:numId="11" w16cid:durableId="469443288">
    <w:abstractNumId w:val="2"/>
  </w:num>
  <w:num w:numId="12" w16cid:durableId="1983194095">
    <w:abstractNumId w:val="5"/>
  </w:num>
  <w:num w:numId="13" w16cid:durableId="94061074">
    <w:abstractNumId w:val="38"/>
  </w:num>
  <w:num w:numId="14" w16cid:durableId="584731345">
    <w:abstractNumId w:val="7"/>
  </w:num>
  <w:num w:numId="15" w16cid:durableId="1121386690">
    <w:abstractNumId w:val="34"/>
  </w:num>
  <w:num w:numId="16" w16cid:durableId="731855472">
    <w:abstractNumId w:val="27"/>
  </w:num>
  <w:num w:numId="17" w16cid:durableId="2030182621">
    <w:abstractNumId w:val="14"/>
  </w:num>
  <w:num w:numId="18" w16cid:durableId="177277289">
    <w:abstractNumId w:val="21"/>
  </w:num>
  <w:num w:numId="19" w16cid:durableId="319816209">
    <w:abstractNumId w:val="8"/>
  </w:num>
  <w:num w:numId="20" w16cid:durableId="1411271706">
    <w:abstractNumId w:val="26"/>
  </w:num>
  <w:num w:numId="21" w16cid:durableId="888567239">
    <w:abstractNumId w:val="4"/>
  </w:num>
  <w:num w:numId="22" w16cid:durableId="1282882470">
    <w:abstractNumId w:val="10"/>
  </w:num>
  <w:num w:numId="23" w16cid:durableId="1179080272">
    <w:abstractNumId w:val="42"/>
  </w:num>
  <w:num w:numId="24" w16cid:durableId="1087966442">
    <w:abstractNumId w:val="11"/>
  </w:num>
  <w:num w:numId="25" w16cid:durableId="17392744">
    <w:abstractNumId w:val="30"/>
  </w:num>
  <w:num w:numId="26" w16cid:durableId="200941577">
    <w:abstractNumId w:val="15"/>
  </w:num>
  <w:num w:numId="27" w16cid:durableId="246350616">
    <w:abstractNumId w:val="23"/>
  </w:num>
  <w:num w:numId="28" w16cid:durableId="330986272">
    <w:abstractNumId w:val="20"/>
  </w:num>
  <w:num w:numId="29" w16cid:durableId="613941593">
    <w:abstractNumId w:val="24"/>
  </w:num>
  <w:num w:numId="30" w16cid:durableId="846364374">
    <w:abstractNumId w:val="6"/>
  </w:num>
  <w:num w:numId="31" w16cid:durableId="1251965141">
    <w:abstractNumId w:val="29"/>
  </w:num>
  <w:num w:numId="32" w16cid:durableId="349837441">
    <w:abstractNumId w:val="18"/>
  </w:num>
  <w:num w:numId="33" w16cid:durableId="912080270">
    <w:abstractNumId w:val="40"/>
  </w:num>
  <w:num w:numId="34" w16cid:durableId="269123315">
    <w:abstractNumId w:val="1"/>
  </w:num>
  <w:num w:numId="35" w16cid:durableId="1281843712">
    <w:abstractNumId w:val="3"/>
  </w:num>
  <w:num w:numId="36" w16cid:durableId="331951373">
    <w:abstractNumId w:val="16"/>
  </w:num>
  <w:num w:numId="37" w16cid:durableId="1295058465">
    <w:abstractNumId w:val="17"/>
  </w:num>
  <w:num w:numId="38" w16cid:durableId="1259212305">
    <w:abstractNumId w:val="9"/>
  </w:num>
  <w:num w:numId="39" w16cid:durableId="845755862">
    <w:abstractNumId w:val="25"/>
  </w:num>
  <w:num w:numId="40" w16cid:durableId="930629181">
    <w:abstractNumId w:val="33"/>
  </w:num>
  <w:num w:numId="41" w16cid:durableId="273102674">
    <w:abstractNumId w:val="32"/>
  </w:num>
  <w:num w:numId="42" w16cid:durableId="149323680">
    <w:abstractNumId w:val="39"/>
  </w:num>
  <w:num w:numId="43" w16cid:durableId="1569724483">
    <w:abstractNumId w:val="3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noPunctuationKerning/>
  <w:characterSpacingControl w:val="doNotCompress"/>
  <w:hdrShapeDefaults>
    <o:shapedefaults v:ext="edit" spidmax="296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BE"/>
    <w:rsid w:val="000018DC"/>
    <w:rsid w:val="00001E0D"/>
    <w:rsid w:val="00002770"/>
    <w:rsid w:val="00004F55"/>
    <w:rsid w:val="00005A16"/>
    <w:rsid w:val="00007801"/>
    <w:rsid w:val="00007E6F"/>
    <w:rsid w:val="00011B3F"/>
    <w:rsid w:val="0001395E"/>
    <w:rsid w:val="0001625F"/>
    <w:rsid w:val="00016469"/>
    <w:rsid w:val="000165B8"/>
    <w:rsid w:val="00016724"/>
    <w:rsid w:val="00022002"/>
    <w:rsid w:val="00022D1B"/>
    <w:rsid w:val="00023300"/>
    <w:rsid w:val="000234B1"/>
    <w:rsid w:val="00024D69"/>
    <w:rsid w:val="000267D3"/>
    <w:rsid w:val="0003025D"/>
    <w:rsid w:val="00030412"/>
    <w:rsid w:val="00034C31"/>
    <w:rsid w:val="00035FDF"/>
    <w:rsid w:val="000402A9"/>
    <w:rsid w:val="00040A8B"/>
    <w:rsid w:val="00043ABA"/>
    <w:rsid w:val="00045520"/>
    <w:rsid w:val="000506B7"/>
    <w:rsid w:val="00054A59"/>
    <w:rsid w:val="00061623"/>
    <w:rsid w:val="00062593"/>
    <w:rsid w:val="00063B8B"/>
    <w:rsid w:val="00064ADA"/>
    <w:rsid w:val="000673CD"/>
    <w:rsid w:val="000856CF"/>
    <w:rsid w:val="00087D33"/>
    <w:rsid w:val="00090C01"/>
    <w:rsid w:val="00090C87"/>
    <w:rsid w:val="00090F83"/>
    <w:rsid w:val="00092092"/>
    <w:rsid w:val="000923D0"/>
    <w:rsid w:val="00094C74"/>
    <w:rsid w:val="00095372"/>
    <w:rsid w:val="000A1BE3"/>
    <w:rsid w:val="000B149A"/>
    <w:rsid w:val="000B2976"/>
    <w:rsid w:val="000B2BF8"/>
    <w:rsid w:val="000B5C8F"/>
    <w:rsid w:val="000B7474"/>
    <w:rsid w:val="000B75C9"/>
    <w:rsid w:val="000C23BC"/>
    <w:rsid w:val="000C346B"/>
    <w:rsid w:val="000C5BBD"/>
    <w:rsid w:val="000C725F"/>
    <w:rsid w:val="000D4640"/>
    <w:rsid w:val="000D6D2F"/>
    <w:rsid w:val="000E3899"/>
    <w:rsid w:val="000E4B85"/>
    <w:rsid w:val="000E50AA"/>
    <w:rsid w:val="000E512D"/>
    <w:rsid w:val="000F11D1"/>
    <w:rsid w:val="000F35C6"/>
    <w:rsid w:val="000F6ACF"/>
    <w:rsid w:val="0010017B"/>
    <w:rsid w:val="00101B14"/>
    <w:rsid w:val="001034D3"/>
    <w:rsid w:val="00104F02"/>
    <w:rsid w:val="001074A2"/>
    <w:rsid w:val="0010761C"/>
    <w:rsid w:val="0011583C"/>
    <w:rsid w:val="00115F2A"/>
    <w:rsid w:val="001168AF"/>
    <w:rsid w:val="00116C1F"/>
    <w:rsid w:val="00124806"/>
    <w:rsid w:val="00125BB7"/>
    <w:rsid w:val="0012646F"/>
    <w:rsid w:val="001266D7"/>
    <w:rsid w:val="00127E85"/>
    <w:rsid w:val="00130F9E"/>
    <w:rsid w:val="001315F3"/>
    <w:rsid w:val="0013259A"/>
    <w:rsid w:val="00135543"/>
    <w:rsid w:val="00142186"/>
    <w:rsid w:val="001423B4"/>
    <w:rsid w:val="0014418F"/>
    <w:rsid w:val="00144EDF"/>
    <w:rsid w:val="00151784"/>
    <w:rsid w:val="001603E7"/>
    <w:rsid w:val="0016117E"/>
    <w:rsid w:val="00161B6E"/>
    <w:rsid w:val="001620EF"/>
    <w:rsid w:val="00164134"/>
    <w:rsid w:val="001664C4"/>
    <w:rsid w:val="00166E29"/>
    <w:rsid w:val="00171B2B"/>
    <w:rsid w:val="001725E0"/>
    <w:rsid w:val="00174146"/>
    <w:rsid w:val="0017632A"/>
    <w:rsid w:val="0017648B"/>
    <w:rsid w:val="0018080F"/>
    <w:rsid w:val="001819D9"/>
    <w:rsid w:val="00183634"/>
    <w:rsid w:val="00183D12"/>
    <w:rsid w:val="00184464"/>
    <w:rsid w:val="00184876"/>
    <w:rsid w:val="001908B3"/>
    <w:rsid w:val="001912B3"/>
    <w:rsid w:val="00191A9E"/>
    <w:rsid w:val="001922C3"/>
    <w:rsid w:val="001930FC"/>
    <w:rsid w:val="001931A6"/>
    <w:rsid w:val="0019512C"/>
    <w:rsid w:val="001A16DF"/>
    <w:rsid w:val="001A16E7"/>
    <w:rsid w:val="001A28AD"/>
    <w:rsid w:val="001A3577"/>
    <w:rsid w:val="001A493D"/>
    <w:rsid w:val="001A4FA5"/>
    <w:rsid w:val="001A7DC3"/>
    <w:rsid w:val="001B251A"/>
    <w:rsid w:val="001B25C8"/>
    <w:rsid w:val="001B2AF2"/>
    <w:rsid w:val="001B310D"/>
    <w:rsid w:val="001B465E"/>
    <w:rsid w:val="001C6A25"/>
    <w:rsid w:val="001D16C7"/>
    <w:rsid w:val="001D2F97"/>
    <w:rsid w:val="001D725A"/>
    <w:rsid w:val="001D7847"/>
    <w:rsid w:val="001E111A"/>
    <w:rsid w:val="001E1CEF"/>
    <w:rsid w:val="001E2038"/>
    <w:rsid w:val="001E2A4B"/>
    <w:rsid w:val="001E6D8F"/>
    <w:rsid w:val="001F03B8"/>
    <w:rsid w:val="001F0846"/>
    <w:rsid w:val="001F69C9"/>
    <w:rsid w:val="00203ECD"/>
    <w:rsid w:val="00207A70"/>
    <w:rsid w:val="00210199"/>
    <w:rsid w:val="0021096A"/>
    <w:rsid w:val="002125AA"/>
    <w:rsid w:val="00213B95"/>
    <w:rsid w:val="00214D1F"/>
    <w:rsid w:val="002222BB"/>
    <w:rsid w:val="00223DC6"/>
    <w:rsid w:val="00225471"/>
    <w:rsid w:val="00240371"/>
    <w:rsid w:val="002407E8"/>
    <w:rsid w:val="00240D81"/>
    <w:rsid w:val="002427F5"/>
    <w:rsid w:val="0024366A"/>
    <w:rsid w:val="0024417B"/>
    <w:rsid w:val="00244E01"/>
    <w:rsid w:val="0024570E"/>
    <w:rsid w:val="00247DA9"/>
    <w:rsid w:val="0025185B"/>
    <w:rsid w:val="0025454B"/>
    <w:rsid w:val="002547BB"/>
    <w:rsid w:val="002549AC"/>
    <w:rsid w:val="0025533E"/>
    <w:rsid w:val="00256A84"/>
    <w:rsid w:val="00257558"/>
    <w:rsid w:val="00260A48"/>
    <w:rsid w:val="00260E7E"/>
    <w:rsid w:val="00261743"/>
    <w:rsid w:val="00261A3A"/>
    <w:rsid w:val="00261CD0"/>
    <w:rsid w:val="00261F47"/>
    <w:rsid w:val="00262371"/>
    <w:rsid w:val="00263C33"/>
    <w:rsid w:val="002644D9"/>
    <w:rsid w:val="00264628"/>
    <w:rsid w:val="00264ECB"/>
    <w:rsid w:val="00266DC8"/>
    <w:rsid w:val="00270161"/>
    <w:rsid w:val="00270673"/>
    <w:rsid w:val="002750EF"/>
    <w:rsid w:val="002761FB"/>
    <w:rsid w:val="0027766B"/>
    <w:rsid w:val="00281B55"/>
    <w:rsid w:val="00282B6C"/>
    <w:rsid w:val="00283A35"/>
    <w:rsid w:val="00284487"/>
    <w:rsid w:val="00284A5E"/>
    <w:rsid w:val="00286F58"/>
    <w:rsid w:val="00287A76"/>
    <w:rsid w:val="002911F9"/>
    <w:rsid w:val="00291893"/>
    <w:rsid w:val="00294158"/>
    <w:rsid w:val="002961B0"/>
    <w:rsid w:val="002967F2"/>
    <w:rsid w:val="00297777"/>
    <w:rsid w:val="002A2A27"/>
    <w:rsid w:val="002A41B5"/>
    <w:rsid w:val="002A47AD"/>
    <w:rsid w:val="002A638F"/>
    <w:rsid w:val="002B4157"/>
    <w:rsid w:val="002C49F6"/>
    <w:rsid w:val="002C55A1"/>
    <w:rsid w:val="002D00BE"/>
    <w:rsid w:val="002D0177"/>
    <w:rsid w:val="002D1920"/>
    <w:rsid w:val="002D1F50"/>
    <w:rsid w:val="002E2A09"/>
    <w:rsid w:val="002E6E68"/>
    <w:rsid w:val="002E76DD"/>
    <w:rsid w:val="002F1330"/>
    <w:rsid w:val="002F2F4A"/>
    <w:rsid w:val="002F3F3C"/>
    <w:rsid w:val="002F4062"/>
    <w:rsid w:val="002F4689"/>
    <w:rsid w:val="0030201D"/>
    <w:rsid w:val="00303DD0"/>
    <w:rsid w:val="00307300"/>
    <w:rsid w:val="00313BB8"/>
    <w:rsid w:val="003163FB"/>
    <w:rsid w:val="00317BE7"/>
    <w:rsid w:val="00320292"/>
    <w:rsid w:val="003209D8"/>
    <w:rsid w:val="003217B7"/>
    <w:rsid w:val="00323D6E"/>
    <w:rsid w:val="0032790D"/>
    <w:rsid w:val="00330DD5"/>
    <w:rsid w:val="0033135E"/>
    <w:rsid w:val="00333992"/>
    <w:rsid w:val="00333E49"/>
    <w:rsid w:val="00335AB9"/>
    <w:rsid w:val="00335B5B"/>
    <w:rsid w:val="00337BA6"/>
    <w:rsid w:val="003403FB"/>
    <w:rsid w:val="00340D0E"/>
    <w:rsid w:val="003410E8"/>
    <w:rsid w:val="00345567"/>
    <w:rsid w:val="003513DF"/>
    <w:rsid w:val="0035234F"/>
    <w:rsid w:val="00355138"/>
    <w:rsid w:val="00355193"/>
    <w:rsid w:val="0035643E"/>
    <w:rsid w:val="0035644E"/>
    <w:rsid w:val="00356CF5"/>
    <w:rsid w:val="00356FD1"/>
    <w:rsid w:val="0036078F"/>
    <w:rsid w:val="00360D57"/>
    <w:rsid w:val="00361096"/>
    <w:rsid w:val="00361C47"/>
    <w:rsid w:val="00371A53"/>
    <w:rsid w:val="00372E4F"/>
    <w:rsid w:val="00373B48"/>
    <w:rsid w:val="00375DE8"/>
    <w:rsid w:val="00376196"/>
    <w:rsid w:val="00377F22"/>
    <w:rsid w:val="00380022"/>
    <w:rsid w:val="00380D30"/>
    <w:rsid w:val="0038439C"/>
    <w:rsid w:val="00390F46"/>
    <w:rsid w:val="0039116E"/>
    <w:rsid w:val="00393C3E"/>
    <w:rsid w:val="0039723D"/>
    <w:rsid w:val="00397E5D"/>
    <w:rsid w:val="003A014D"/>
    <w:rsid w:val="003A1D70"/>
    <w:rsid w:val="003A506E"/>
    <w:rsid w:val="003B0DB5"/>
    <w:rsid w:val="003B22B9"/>
    <w:rsid w:val="003B5D16"/>
    <w:rsid w:val="003B72F2"/>
    <w:rsid w:val="003C144E"/>
    <w:rsid w:val="003C3F9F"/>
    <w:rsid w:val="003C43B8"/>
    <w:rsid w:val="003C5C4C"/>
    <w:rsid w:val="003C72C7"/>
    <w:rsid w:val="003C798F"/>
    <w:rsid w:val="003D6312"/>
    <w:rsid w:val="003D7599"/>
    <w:rsid w:val="003D76EA"/>
    <w:rsid w:val="003E120C"/>
    <w:rsid w:val="003E2C45"/>
    <w:rsid w:val="003E4E83"/>
    <w:rsid w:val="003E6DB5"/>
    <w:rsid w:val="003E7415"/>
    <w:rsid w:val="003F2318"/>
    <w:rsid w:val="003F57DB"/>
    <w:rsid w:val="0040026C"/>
    <w:rsid w:val="004042B1"/>
    <w:rsid w:val="00405B5E"/>
    <w:rsid w:val="004075FF"/>
    <w:rsid w:val="004076E9"/>
    <w:rsid w:val="004138B1"/>
    <w:rsid w:val="00415413"/>
    <w:rsid w:val="00416BF7"/>
    <w:rsid w:val="00420179"/>
    <w:rsid w:val="0042324D"/>
    <w:rsid w:val="0042523A"/>
    <w:rsid w:val="0042771B"/>
    <w:rsid w:val="00431505"/>
    <w:rsid w:val="00434F77"/>
    <w:rsid w:val="004350C2"/>
    <w:rsid w:val="004377A8"/>
    <w:rsid w:val="00440A65"/>
    <w:rsid w:val="00441D84"/>
    <w:rsid w:val="0044266E"/>
    <w:rsid w:val="00442BB2"/>
    <w:rsid w:val="00443004"/>
    <w:rsid w:val="00444D68"/>
    <w:rsid w:val="00446181"/>
    <w:rsid w:val="00446269"/>
    <w:rsid w:val="0045121E"/>
    <w:rsid w:val="00453124"/>
    <w:rsid w:val="004537A7"/>
    <w:rsid w:val="00456928"/>
    <w:rsid w:val="00460D0E"/>
    <w:rsid w:val="004633E0"/>
    <w:rsid w:val="004646D7"/>
    <w:rsid w:val="00465602"/>
    <w:rsid w:val="004656AF"/>
    <w:rsid w:val="004666E1"/>
    <w:rsid w:val="004669ED"/>
    <w:rsid w:val="004709D7"/>
    <w:rsid w:val="00473C6F"/>
    <w:rsid w:val="00476ACE"/>
    <w:rsid w:val="004774B2"/>
    <w:rsid w:val="004804D2"/>
    <w:rsid w:val="00484C18"/>
    <w:rsid w:val="0048592F"/>
    <w:rsid w:val="00492989"/>
    <w:rsid w:val="00493493"/>
    <w:rsid w:val="00493BE3"/>
    <w:rsid w:val="00494B36"/>
    <w:rsid w:val="00494B77"/>
    <w:rsid w:val="00494E13"/>
    <w:rsid w:val="004A064D"/>
    <w:rsid w:val="004A1381"/>
    <w:rsid w:val="004A19BC"/>
    <w:rsid w:val="004A43D2"/>
    <w:rsid w:val="004A726D"/>
    <w:rsid w:val="004B016A"/>
    <w:rsid w:val="004B0B89"/>
    <w:rsid w:val="004B13FC"/>
    <w:rsid w:val="004B2973"/>
    <w:rsid w:val="004B3271"/>
    <w:rsid w:val="004B3D3D"/>
    <w:rsid w:val="004B459E"/>
    <w:rsid w:val="004C14F8"/>
    <w:rsid w:val="004C3C17"/>
    <w:rsid w:val="004C4B56"/>
    <w:rsid w:val="004C5773"/>
    <w:rsid w:val="004D16DA"/>
    <w:rsid w:val="004D1770"/>
    <w:rsid w:val="004D4AC9"/>
    <w:rsid w:val="004D7F89"/>
    <w:rsid w:val="004E0BFD"/>
    <w:rsid w:val="004E13B5"/>
    <w:rsid w:val="004E3141"/>
    <w:rsid w:val="004E3825"/>
    <w:rsid w:val="004E4C1C"/>
    <w:rsid w:val="004E6473"/>
    <w:rsid w:val="004E7A64"/>
    <w:rsid w:val="004F06EF"/>
    <w:rsid w:val="004F2426"/>
    <w:rsid w:val="004F39BB"/>
    <w:rsid w:val="004F5411"/>
    <w:rsid w:val="0050358A"/>
    <w:rsid w:val="00503681"/>
    <w:rsid w:val="005061BA"/>
    <w:rsid w:val="00506360"/>
    <w:rsid w:val="00507A85"/>
    <w:rsid w:val="00511470"/>
    <w:rsid w:val="00511F0D"/>
    <w:rsid w:val="00512480"/>
    <w:rsid w:val="00521345"/>
    <w:rsid w:val="00523733"/>
    <w:rsid w:val="00524713"/>
    <w:rsid w:val="00531F7B"/>
    <w:rsid w:val="00533800"/>
    <w:rsid w:val="00535FE6"/>
    <w:rsid w:val="00537C9B"/>
    <w:rsid w:val="0054066D"/>
    <w:rsid w:val="00540A65"/>
    <w:rsid w:val="005433E5"/>
    <w:rsid w:val="0054602F"/>
    <w:rsid w:val="00550EE8"/>
    <w:rsid w:val="00551B9E"/>
    <w:rsid w:val="00552926"/>
    <w:rsid w:val="0055419E"/>
    <w:rsid w:val="00556F68"/>
    <w:rsid w:val="0055713D"/>
    <w:rsid w:val="00557AB1"/>
    <w:rsid w:val="005610D4"/>
    <w:rsid w:val="0056137E"/>
    <w:rsid w:val="00561416"/>
    <w:rsid w:val="005628EC"/>
    <w:rsid w:val="00564F0E"/>
    <w:rsid w:val="00566294"/>
    <w:rsid w:val="005671A4"/>
    <w:rsid w:val="005703C6"/>
    <w:rsid w:val="00570ABA"/>
    <w:rsid w:val="005728A0"/>
    <w:rsid w:val="00575631"/>
    <w:rsid w:val="00575C03"/>
    <w:rsid w:val="0058036A"/>
    <w:rsid w:val="00581B1C"/>
    <w:rsid w:val="00587007"/>
    <w:rsid w:val="005876D9"/>
    <w:rsid w:val="00590710"/>
    <w:rsid w:val="00593331"/>
    <w:rsid w:val="00593FF3"/>
    <w:rsid w:val="005958C2"/>
    <w:rsid w:val="00596AA0"/>
    <w:rsid w:val="005A3E77"/>
    <w:rsid w:val="005A4EC1"/>
    <w:rsid w:val="005A5731"/>
    <w:rsid w:val="005A66CA"/>
    <w:rsid w:val="005A75D9"/>
    <w:rsid w:val="005A7846"/>
    <w:rsid w:val="005B090F"/>
    <w:rsid w:val="005B0E9E"/>
    <w:rsid w:val="005B1A94"/>
    <w:rsid w:val="005B2C5F"/>
    <w:rsid w:val="005B3B9C"/>
    <w:rsid w:val="005B3F9E"/>
    <w:rsid w:val="005B43CB"/>
    <w:rsid w:val="005B6CA4"/>
    <w:rsid w:val="005B74CA"/>
    <w:rsid w:val="005B75D6"/>
    <w:rsid w:val="005C368E"/>
    <w:rsid w:val="005C3724"/>
    <w:rsid w:val="005C3EDC"/>
    <w:rsid w:val="005C4237"/>
    <w:rsid w:val="005C5EFB"/>
    <w:rsid w:val="005C69CD"/>
    <w:rsid w:val="005C752F"/>
    <w:rsid w:val="005D140B"/>
    <w:rsid w:val="005D26E7"/>
    <w:rsid w:val="005D3746"/>
    <w:rsid w:val="005D4F5E"/>
    <w:rsid w:val="005E20B3"/>
    <w:rsid w:val="005E2156"/>
    <w:rsid w:val="005E6206"/>
    <w:rsid w:val="005E791C"/>
    <w:rsid w:val="005F029D"/>
    <w:rsid w:val="005F2AA5"/>
    <w:rsid w:val="005F4D14"/>
    <w:rsid w:val="005F6D95"/>
    <w:rsid w:val="005F781C"/>
    <w:rsid w:val="00602003"/>
    <w:rsid w:val="006034D1"/>
    <w:rsid w:val="00605722"/>
    <w:rsid w:val="006100EE"/>
    <w:rsid w:val="00610E0D"/>
    <w:rsid w:val="00615ED1"/>
    <w:rsid w:val="00617241"/>
    <w:rsid w:val="0062398B"/>
    <w:rsid w:val="00631E7D"/>
    <w:rsid w:val="006330FB"/>
    <w:rsid w:val="006347AB"/>
    <w:rsid w:val="0063531B"/>
    <w:rsid w:val="00636560"/>
    <w:rsid w:val="0064744B"/>
    <w:rsid w:val="00652757"/>
    <w:rsid w:val="00652B1C"/>
    <w:rsid w:val="00652E90"/>
    <w:rsid w:val="0065353F"/>
    <w:rsid w:val="006547CF"/>
    <w:rsid w:val="00656A70"/>
    <w:rsid w:val="00657340"/>
    <w:rsid w:val="0065775E"/>
    <w:rsid w:val="006611FD"/>
    <w:rsid w:val="00663EA3"/>
    <w:rsid w:val="00664FDD"/>
    <w:rsid w:val="00666B8A"/>
    <w:rsid w:val="00670F7C"/>
    <w:rsid w:val="0067521D"/>
    <w:rsid w:val="006761E0"/>
    <w:rsid w:val="00676288"/>
    <w:rsid w:val="0068062F"/>
    <w:rsid w:val="00680BD8"/>
    <w:rsid w:val="006819B7"/>
    <w:rsid w:val="00682EAC"/>
    <w:rsid w:val="00684510"/>
    <w:rsid w:val="006862FF"/>
    <w:rsid w:val="00692C9A"/>
    <w:rsid w:val="00695626"/>
    <w:rsid w:val="00697D85"/>
    <w:rsid w:val="006A0236"/>
    <w:rsid w:val="006A3E65"/>
    <w:rsid w:val="006A5035"/>
    <w:rsid w:val="006A5380"/>
    <w:rsid w:val="006A71FE"/>
    <w:rsid w:val="006A77A1"/>
    <w:rsid w:val="006A7D69"/>
    <w:rsid w:val="006A7EFB"/>
    <w:rsid w:val="006B3B9C"/>
    <w:rsid w:val="006B5584"/>
    <w:rsid w:val="006B6142"/>
    <w:rsid w:val="006B72FA"/>
    <w:rsid w:val="006C2B36"/>
    <w:rsid w:val="006C4C52"/>
    <w:rsid w:val="006C603A"/>
    <w:rsid w:val="006C60F5"/>
    <w:rsid w:val="006C7701"/>
    <w:rsid w:val="006D0033"/>
    <w:rsid w:val="006D4E39"/>
    <w:rsid w:val="006D513D"/>
    <w:rsid w:val="006D5289"/>
    <w:rsid w:val="006D6D12"/>
    <w:rsid w:val="006D7D48"/>
    <w:rsid w:val="006E1145"/>
    <w:rsid w:val="006E1CD5"/>
    <w:rsid w:val="006E221D"/>
    <w:rsid w:val="006E2DDF"/>
    <w:rsid w:val="006E4F6D"/>
    <w:rsid w:val="006E77C4"/>
    <w:rsid w:val="006F0C47"/>
    <w:rsid w:val="006F256D"/>
    <w:rsid w:val="006F4B12"/>
    <w:rsid w:val="006F5EAD"/>
    <w:rsid w:val="006F6D94"/>
    <w:rsid w:val="006F6F0D"/>
    <w:rsid w:val="007011A4"/>
    <w:rsid w:val="00702667"/>
    <w:rsid w:val="00705764"/>
    <w:rsid w:val="0071475C"/>
    <w:rsid w:val="007164CC"/>
    <w:rsid w:val="007213E9"/>
    <w:rsid w:val="007238E2"/>
    <w:rsid w:val="00725FAC"/>
    <w:rsid w:val="00731E54"/>
    <w:rsid w:val="0073349D"/>
    <w:rsid w:val="00737DA0"/>
    <w:rsid w:val="00737EC2"/>
    <w:rsid w:val="007445C8"/>
    <w:rsid w:val="0074466C"/>
    <w:rsid w:val="00744E6A"/>
    <w:rsid w:val="00746033"/>
    <w:rsid w:val="00746D46"/>
    <w:rsid w:val="00752218"/>
    <w:rsid w:val="00756899"/>
    <w:rsid w:val="00757A5A"/>
    <w:rsid w:val="007647ED"/>
    <w:rsid w:val="00764CBF"/>
    <w:rsid w:val="00766114"/>
    <w:rsid w:val="0078037B"/>
    <w:rsid w:val="00780749"/>
    <w:rsid w:val="00784FD8"/>
    <w:rsid w:val="007854A1"/>
    <w:rsid w:val="007854B3"/>
    <w:rsid w:val="007929AF"/>
    <w:rsid w:val="00797AF7"/>
    <w:rsid w:val="007A024C"/>
    <w:rsid w:val="007A1391"/>
    <w:rsid w:val="007A2296"/>
    <w:rsid w:val="007A44F6"/>
    <w:rsid w:val="007A6A9E"/>
    <w:rsid w:val="007A7147"/>
    <w:rsid w:val="007B07EA"/>
    <w:rsid w:val="007B5F9B"/>
    <w:rsid w:val="007C13C8"/>
    <w:rsid w:val="007C7A55"/>
    <w:rsid w:val="007D3D61"/>
    <w:rsid w:val="007E1A4E"/>
    <w:rsid w:val="007E1B6F"/>
    <w:rsid w:val="007E421F"/>
    <w:rsid w:val="007E4A7D"/>
    <w:rsid w:val="007F1D9D"/>
    <w:rsid w:val="007F296E"/>
    <w:rsid w:val="007F64AF"/>
    <w:rsid w:val="008031A1"/>
    <w:rsid w:val="00803CC3"/>
    <w:rsid w:val="0080415E"/>
    <w:rsid w:val="00805053"/>
    <w:rsid w:val="00806790"/>
    <w:rsid w:val="00807D0B"/>
    <w:rsid w:val="00812EB0"/>
    <w:rsid w:val="00814562"/>
    <w:rsid w:val="008146EE"/>
    <w:rsid w:val="00820967"/>
    <w:rsid w:val="00820AE9"/>
    <w:rsid w:val="008240E9"/>
    <w:rsid w:val="00824DD2"/>
    <w:rsid w:val="00825E01"/>
    <w:rsid w:val="0082608A"/>
    <w:rsid w:val="00826A5C"/>
    <w:rsid w:val="008276DA"/>
    <w:rsid w:val="008309BF"/>
    <w:rsid w:val="008343A1"/>
    <w:rsid w:val="00836802"/>
    <w:rsid w:val="0083783F"/>
    <w:rsid w:val="008403E8"/>
    <w:rsid w:val="00841033"/>
    <w:rsid w:val="008425AF"/>
    <w:rsid w:val="00843297"/>
    <w:rsid w:val="0084345C"/>
    <w:rsid w:val="008447D4"/>
    <w:rsid w:val="00845A3F"/>
    <w:rsid w:val="00846F8B"/>
    <w:rsid w:val="008573F7"/>
    <w:rsid w:val="008628AB"/>
    <w:rsid w:val="00867008"/>
    <w:rsid w:val="00867E8D"/>
    <w:rsid w:val="00870524"/>
    <w:rsid w:val="00871BB7"/>
    <w:rsid w:val="00874EBC"/>
    <w:rsid w:val="008752F8"/>
    <w:rsid w:val="0087624F"/>
    <w:rsid w:val="00877C87"/>
    <w:rsid w:val="00880EE4"/>
    <w:rsid w:val="0088158E"/>
    <w:rsid w:val="008835A8"/>
    <w:rsid w:val="0088541D"/>
    <w:rsid w:val="00886BA2"/>
    <w:rsid w:val="008A0B9D"/>
    <w:rsid w:val="008A2962"/>
    <w:rsid w:val="008A2CA4"/>
    <w:rsid w:val="008A399F"/>
    <w:rsid w:val="008A6904"/>
    <w:rsid w:val="008B27DF"/>
    <w:rsid w:val="008B55B7"/>
    <w:rsid w:val="008B664A"/>
    <w:rsid w:val="008B7209"/>
    <w:rsid w:val="008B74F8"/>
    <w:rsid w:val="008C6694"/>
    <w:rsid w:val="008D14FB"/>
    <w:rsid w:val="008D305C"/>
    <w:rsid w:val="008D316F"/>
    <w:rsid w:val="008E249E"/>
    <w:rsid w:val="008E60A3"/>
    <w:rsid w:val="008E6B5F"/>
    <w:rsid w:val="008F0A1D"/>
    <w:rsid w:val="008F173E"/>
    <w:rsid w:val="008F3194"/>
    <w:rsid w:val="008F4AB4"/>
    <w:rsid w:val="008F58EB"/>
    <w:rsid w:val="008F5BA8"/>
    <w:rsid w:val="00900009"/>
    <w:rsid w:val="00900155"/>
    <w:rsid w:val="0090063E"/>
    <w:rsid w:val="0090703A"/>
    <w:rsid w:val="009108D0"/>
    <w:rsid w:val="00911DCC"/>
    <w:rsid w:val="00914F30"/>
    <w:rsid w:val="00922259"/>
    <w:rsid w:val="00926B21"/>
    <w:rsid w:val="00927121"/>
    <w:rsid w:val="00936F31"/>
    <w:rsid w:val="00942904"/>
    <w:rsid w:val="009459A9"/>
    <w:rsid w:val="00945F0F"/>
    <w:rsid w:val="00951193"/>
    <w:rsid w:val="00953656"/>
    <w:rsid w:val="009540BA"/>
    <w:rsid w:val="00954E16"/>
    <w:rsid w:val="00956B99"/>
    <w:rsid w:val="00972706"/>
    <w:rsid w:val="009727D7"/>
    <w:rsid w:val="00975E90"/>
    <w:rsid w:val="0097664F"/>
    <w:rsid w:val="009810D6"/>
    <w:rsid w:val="00984BC9"/>
    <w:rsid w:val="00985A7A"/>
    <w:rsid w:val="00991BD5"/>
    <w:rsid w:val="00993211"/>
    <w:rsid w:val="00993476"/>
    <w:rsid w:val="009952E3"/>
    <w:rsid w:val="0099564A"/>
    <w:rsid w:val="009A07C3"/>
    <w:rsid w:val="009A0CF8"/>
    <w:rsid w:val="009A28F6"/>
    <w:rsid w:val="009A2997"/>
    <w:rsid w:val="009A2E79"/>
    <w:rsid w:val="009A421D"/>
    <w:rsid w:val="009A552F"/>
    <w:rsid w:val="009A55C5"/>
    <w:rsid w:val="009B7695"/>
    <w:rsid w:val="009C0D49"/>
    <w:rsid w:val="009C47C9"/>
    <w:rsid w:val="009C4E49"/>
    <w:rsid w:val="009C6797"/>
    <w:rsid w:val="009C7251"/>
    <w:rsid w:val="009D159A"/>
    <w:rsid w:val="009D49F2"/>
    <w:rsid w:val="009D5761"/>
    <w:rsid w:val="009D5A0F"/>
    <w:rsid w:val="009D69E1"/>
    <w:rsid w:val="009D7789"/>
    <w:rsid w:val="009D7BF8"/>
    <w:rsid w:val="009D7CA1"/>
    <w:rsid w:val="009E4423"/>
    <w:rsid w:val="009E50C9"/>
    <w:rsid w:val="009E754E"/>
    <w:rsid w:val="009F0C71"/>
    <w:rsid w:val="009F12CA"/>
    <w:rsid w:val="009F532D"/>
    <w:rsid w:val="009F640B"/>
    <w:rsid w:val="009F6EDD"/>
    <w:rsid w:val="009F70CA"/>
    <w:rsid w:val="00A00581"/>
    <w:rsid w:val="00A055CC"/>
    <w:rsid w:val="00A064D4"/>
    <w:rsid w:val="00A07E56"/>
    <w:rsid w:val="00A109F9"/>
    <w:rsid w:val="00A122B0"/>
    <w:rsid w:val="00A14066"/>
    <w:rsid w:val="00A152A4"/>
    <w:rsid w:val="00A16D1D"/>
    <w:rsid w:val="00A21EBA"/>
    <w:rsid w:val="00A22272"/>
    <w:rsid w:val="00A23B10"/>
    <w:rsid w:val="00A25961"/>
    <w:rsid w:val="00A2701F"/>
    <w:rsid w:val="00A334B8"/>
    <w:rsid w:val="00A34C0E"/>
    <w:rsid w:val="00A35433"/>
    <w:rsid w:val="00A364CE"/>
    <w:rsid w:val="00A36B9F"/>
    <w:rsid w:val="00A37487"/>
    <w:rsid w:val="00A37F45"/>
    <w:rsid w:val="00A37FC9"/>
    <w:rsid w:val="00A414DF"/>
    <w:rsid w:val="00A4219C"/>
    <w:rsid w:val="00A502C0"/>
    <w:rsid w:val="00A504B7"/>
    <w:rsid w:val="00A51172"/>
    <w:rsid w:val="00A511C4"/>
    <w:rsid w:val="00A512E9"/>
    <w:rsid w:val="00A51A1C"/>
    <w:rsid w:val="00A51D08"/>
    <w:rsid w:val="00A51D53"/>
    <w:rsid w:val="00A535DF"/>
    <w:rsid w:val="00A54DAB"/>
    <w:rsid w:val="00A554D6"/>
    <w:rsid w:val="00A55C55"/>
    <w:rsid w:val="00A56236"/>
    <w:rsid w:val="00A56572"/>
    <w:rsid w:val="00A57B48"/>
    <w:rsid w:val="00A619F3"/>
    <w:rsid w:val="00A64C6C"/>
    <w:rsid w:val="00A66B48"/>
    <w:rsid w:val="00A672A4"/>
    <w:rsid w:val="00A67837"/>
    <w:rsid w:val="00A701EA"/>
    <w:rsid w:val="00A70534"/>
    <w:rsid w:val="00A7121D"/>
    <w:rsid w:val="00A719D1"/>
    <w:rsid w:val="00A71CA2"/>
    <w:rsid w:val="00A7328E"/>
    <w:rsid w:val="00A753D9"/>
    <w:rsid w:val="00A75D4E"/>
    <w:rsid w:val="00A77EC7"/>
    <w:rsid w:val="00A8080B"/>
    <w:rsid w:val="00A849EF"/>
    <w:rsid w:val="00A86682"/>
    <w:rsid w:val="00A9099B"/>
    <w:rsid w:val="00A90A3E"/>
    <w:rsid w:val="00A9151A"/>
    <w:rsid w:val="00A97605"/>
    <w:rsid w:val="00A97B37"/>
    <w:rsid w:val="00AA0B98"/>
    <w:rsid w:val="00AA202F"/>
    <w:rsid w:val="00AA5923"/>
    <w:rsid w:val="00AB0BEE"/>
    <w:rsid w:val="00AB2337"/>
    <w:rsid w:val="00AB2C6B"/>
    <w:rsid w:val="00AB3305"/>
    <w:rsid w:val="00AB35DF"/>
    <w:rsid w:val="00AB54EC"/>
    <w:rsid w:val="00AC35E3"/>
    <w:rsid w:val="00AC3F1C"/>
    <w:rsid w:val="00AC7179"/>
    <w:rsid w:val="00AD0135"/>
    <w:rsid w:val="00AD35C6"/>
    <w:rsid w:val="00AD53E6"/>
    <w:rsid w:val="00AD5B49"/>
    <w:rsid w:val="00AD6F9D"/>
    <w:rsid w:val="00AD740C"/>
    <w:rsid w:val="00AD7551"/>
    <w:rsid w:val="00AD7D3C"/>
    <w:rsid w:val="00AE0B15"/>
    <w:rsid w:val="00AE1D4F"/>
    <w:rsid w:val="00AE1E97"/>
    <w:rsid w:val="00AE295E"/>
    <w:rsid w:val="00AE4319"/>
    <w:rsid w:val="00AE59DD"/>
    <w:rsid w:val="00AE6F19"/>
    <w:rsid w:val="00AF07FE"/>
    <w:rsid w:val="00AF11E8"/>
    <w:rsid w:val="00AF2A21"/>
    <w:rsid w:val="00AF4712"/>
    <w:rsid w:val="00AF4EC8"/>
    <w:rsid w:val="00AF6910"/>
    <w:rsid w:val="00B0119D"/>
    <w:rsid w:val="00B0199A"/>
    <w:rsid w:val="00B02FCF"/>
    <w:rsid w:val="00B03E50"/>
    <w:rsid w:val="00B05985"/>
    <w:rsid w:val="00B05BCD"/>
    <w:rsid w:val="00B05C1D"/>
    <w:rsid w:val="00B06401"/>
    <w:rsid w:val="00B06D39"/>
    <w:rsid w:val="00B07CA6"/>
    <w:rsid w:val="00B10403"/>
    <w:rsid w:val="00B13534"/>
    <w:rsid w:val="00B1386B"/>
    <w:rsid w:val="00B1574B"/>
    <w:rsid w:val="00B17251"/>
    <w:rsid w:val="00B17E92"/>
    <w:rsid w:val="00B20470"/>
    <w:rsid w:val="00B246A4"/>
    <w:rsid w:val="00B303E7"/>
    <w:rsid w:val="00B324FC"/>
    <w:rsid w:val="00B33780"/>
    <w:rsid w:val="00B3482D"/>
    <w:rsid w:val="00B34FBD"/>
    <w:rsid w:val="00B36046"/>
    <w:rsid w:val="00B36C3F"/>
    <w:rsid w:val="00B37614"/>
    <w:rsid w:val="00B41814"/>
    <w:rsid w:val="00B42844"/>
    <w:rsid w:val="00B46242"/>
    <w:rsid w:val="00B46661"/>
    <w:rsid w:val="00B46F4F"/>
    <w:rsid w:val="00B501EA"/>
    <w:rsid w:val="00B50C65"/>
    <w:rsid w:val="00B51527"/>
    <w:rsid w:val="00B521A7"/>
    <w:rsid w:val="00B548B9"/>
    <w:rsid w:val="00B57E6F"/>
    <w:rsid w:val="00B6172D"/>
    <w:rsid w:val="00B63105"/>
    <w:rsid w:val="00B6321E"/>
    <w:rsid w:val="00B64A58"/>
    <w:rsid w:val="00B668C4"/>
    <w:rsid w:val="00B66E71"/>
    <w:rsid w:val="00B672C4"/>
    <w:rsid w:val="00B673A0"/>
    <w:rsid w:val="00B67E8C"/>
    <w:rsid w:val="00B71FD5"/>
    <w:rsid w:val="00B72C05"/>
    <w:rsid w:val="00B72DCA"/>
    <w:rsid w:val="00B74F30"/>
    <w:rsid w:val="00B756E9"/>
    <w:rsid w:val="00B757CB"/>
    <w:rsid w:val="00B7620B"/>
    <w:rsid w:val="00B765F8"/>
    <w:rsid w:val="00B80C97"/>
    <w:rsid w:val="00B81F6E"/>
    <w:rsid w:val="00B823B8"/>
    <w:rsid w:val="00B82429"/>
    <w:rsid w:val="00B841E2"/>
    <w:rsid w:val="00B8624F"/>
    <w:rsid w:val="00B86A43"/>
    <w:rsid w:val="00B87682"/>
    <w:rsid w:val="00B87A1A"/>
    <w:rsid w:val="00B87CD4"/>
    <w:rsid w:val="00B90C20"/>
    <w:rsid w:val="00B914A0"/>
    <w:rsid w:val="00B93C5B"/>
    <w:rsid w:val="00B93EAB"/>
    <w:rsid w:val="00B96226"/>
    <w:rsid w:val="00BA0529"/>
    <w:rsid w:val="00BA3AE7"/>
    <w:rsid w:val="00BA61BC"/>
    <w:rsid w:val="00BA68F5"/>
    <w:rsid w:val="00BA7A2E"/>
    <w:rsid w:val="00BB05D5"/>
    <w:rsid w:val="00BB1A83"/>
    <w:rsid w:val="00BB3403"/>
    <w:rsid w:val="00BB3BD3"/>
    <w:rsid w:val="00BC03FE"/>
    <w:rsid w:val="00BC0B39"/>
    <w:rsid w:val="00BC3B97"/>
    <w:rsid w:val="00BC65B7"/>
    <w:rsid w:val="00BC65B9"/>
    <w:rsid w:val="00BC6DB0"/>
    <w:rsid w:val="00BD60EE"/>
    <w:rsid w:val="00BF3D11"/>
    <w:rsid w:val="00BF56FE"/>
    <w:rsid w:val="00BF5945"/>
    <w:rsid w:val="00BF715B"/>
    <w:rsid w:val="00BF7212"/>
    <w:rsid w:val="00C04C48"/>
    <w:rsid w:val="00C167FA"/>
    <w:rsid w:val="00C215F5"/>
    <w:rsid w:val="00C21AFE"/>
    <w:rsid w:val="00C21B5E"/>
    <w:rsid w:val="00C22860"/>
    <w:rsid w:val="00C2341F"/>
    <w:rsid w:val="00C241E0"/>
    <w:rsid w:val="00C242CC"/>
    <w:rsid w:val="00C25DF3"/>
    <w:rsid w:val="00C3015D"/>
    <w:rsid w:val="00C30992"/>
    <w:rsid w:val="00C31520"/>
    <w:rsid w:val="00C3296D"/>
    <w:rsid w:val="00C331B4"/>
    <w:rsid w:val="00C33CF4"/>
    <w:rsid w:val="00C367E2"/>
    <w:rsid w:val="00C36B1C"/>
    <w:rsid w:val="00C40E9E"/>
    <w:rsid w:val="00C41329"/>
    <w:rsid w:val="00C41FE5"/>
    <w:rsid w:val="00C422E6"/>
    <w:rsid w:val="00C428F3"/>
    <w:rsid w:val="00C46EE2"/>
    <w:rsid w:val="00C52579"/>
    <w:rsid w:val="00C54A4C"/>
    <w:rsid w:val="00C56838"/>
    <w:rsid w:val="00C6120A"/>
    <w:rsid w:val="00C61C7A"/>
    <w:rsid w:val="00C62E3A"/>
    <w:rsid w:val="00C64F09"/>
    <w:rsid w:val="00C70E9B"/>
    <w:rsid w:val="00C7143B"/>
    <w:rsid w:val="00C726BC"/>
    <w:rsid w:val="00C823A2"/>
    <w:rsid w:val="00C83E7A"/>
    <w:rsid w:val="00C842AC"/>
    <w:rsid w:val="00C86567"/>
    <w:rsid w:val="00C86EF7"/>
    <w:rsid w:val="00C9056B"/>
    <w:rsid w:val="00C90CA0"/>
    <w:rsid w:val="00C92E2B"/>
    <w:rsid w:val="00C93704"/>
    <w:rsid w:val="00C9370A"/>
    <w:rsid w:val="00C93D86"/>
    <w:rsid w:val="00C965E9"/>
    <w:rsid w:val="00CA3337"/>
    <w:rsid w:val="00CA623D"/>
    <w:rsid w:val="00CA7F2A"/>
    <w:rsid w:val="00CB0DA3"/>
    <w:rsid w:val="00CB175F"/>
    <w:rsid w:val="00CB5252"/>
    <w:rsid w:val="00CB59C2"/>
    <w:rsid w:val="00CB725A"/>
    <w:rsid w:val="00CC333C"/>
    <w:rsid w:val="00CC353A"/>
    <w:rsid w:val="00CC4960"/>
    <w:rsid w:val="00CD1EF1"/>
    <w:rsid w:val="00CD786A"/>
    <w:rsid w:val="00CE5A30"/>
    <w:rsid w:val="00CF321C"/>
    <w:rsid w:val="00CF54EE"/>
    <w:rsid w:val="00CF5EE9"/>
    <w:rsid w:val="00CF65EC"/>
    <w:rsid w:val="00CF753A"/>
    <w:rsid w:val="00D00440"/>
    <w:rsid w:val="00D0335D"/>
    <w:rsid w:val="00D03396"/>
    <w:rsid w:val="00D05F69"/>
    <w:rsid w:val="00D064AC"/>
    <w:rsid w:val="00D11E8D"/>
    <w:rsid w:val="00D11EA0"/>
    <w:rsid w:val="00D12760"/>
    <w:rsid w:val="00D135C1"/>
    <w:rsid w:val="00D167A2"/>
    <w:rsid w:val="00D21390"/>
    <w:rsid w:val="00D21578"/>
    <w:rsid w:val="00D256A2"/>
    <w:rsid w:val="00D25DBA"/>
    <w:rsid w:val="00D26A1E"/>
    <w:rsid w:val="00D2711B"/>
    <w:rsid w:val="00D277C0"/>
    <w:rsid w:val="00D27AE7"/>
    <w:rsid w:val="00D30DFB"/>
    <w:rsid w:val="00D31664"/>
    <w:rsid w:val="00D32319"/>
    <w:rsid w:val="00D369CD"/>
    <w:rsid w:val="00D425A3"/>
    <w:rsid w:val="00D43069"/>
    <w:rsid w:val="00D4635B"/>
    <w:rsid w:val="00D47884"/>
    <w:rsid w:val="00D47B45"/>
    <w:rsid w:val="00D5055F"/>
    <w:rsid w:val="00D506CD"/>
    <w:rsid w:val="00D50E42"/>
    <w:rsid w:val="00D50F60"/>
    <w:rsid w:val="00D51675"/>
    <w:rsid w:val="00D55895"/>
    <w:rsid w:val="00D56D9C"/>
    <w:rsid w:val="00D56FAC"/>
    <w:rsid w:val="00D60DB7"/>
    <w:rsid w:val="00D60FEC"/>
    <w:rsid w:val="00D61B3B"/>
    <w:rsid w:val="00D62958"/>
    <w:rsid w:val="00D62A74"/>
    <w:rsid w:val="00D63625"/>
    <w:rsid w:val="00D710BC"/>
    <w:rsid w:val="00D7262B"/>
    <w:rsid w:val="00D72EC9"/>
    <w:rsid w:val="00D73097"/>
    <w:rsid w:val="00D73B94"/>
    <w:rsid w:val="00D7519F"/>
    <w:rsid w:val="00D75C39"/>
    <w:rsid w:val="00D771B7"/>
    <w:rsid w:val="00D803AA"/>
    <w:rsid w:val="00D80A8E"/>
    <w:rsid w:val="00D8154E"/>
    <w:rsid w:val="00D85FD6"/>
    <w:rsid w:val="00D87ABA"/>
    <w:rsid w:val="00D95D9E"/>
    <w:rsid w:val="00DA0740"/>
    <w:rsid w:val="00DA18CF"/>
    <w:rsid w:val="00DA18F4"/>
    <w:rsid w:val="00DA3ED3"/>
    <w:rsid w:val="00DB36BA"/>
    <w:rsid w:val="00DB375E"/>
    <w:rsid w:val="00DB5D81"/>
    <w:rsid w:val="00DC0023"/>
    <w:rsid w:val="00DC3151"/>
    <w:rsid w:val="00DC61DC"/>
    <w:rsid w:val="00DD2960"/>
    <w:rsid w:val="00DD2BC9"/>
    <w:rsid w:val="00DD71E7"/>
    <w:rsid w:val="00DE013A"/>
    <w:rsid w:val="00DE0704"/>
    <w:rsid w:val="00DE07EE"/>
    <w:rsid w:val="00DE1121"/>
    <w:rsid w:val="00DE3308"/>
    <w:rsid w:val="00DE36E0"/>
    <w:rsid w:val="00DE5778"/>
    <w:rsid w:val="00DE6F97"/>
    <w:rsid w:val="00DF08D6"/>
    <w:rsid w:val="00DF3CA3"/>
    <w:rsid w:val="00DF3DF1"/>
    <w:rsid w:val="00DF4C52"/>
    <w:rsid w:val="00DF6CBE"/>
    <w:rsid w:val="00E001CE"/>
    <w:rsid w:val="00E00DBE"/>
    <w:rsid w:val="00E015B1"/>
    <w:rsid w:val="00E0196A"/>
    <w:rsid w:val="00E02AA8"/>
    <w:rsid w:val="00E0444F"/>
    <w:rsid w:val="00E0500D"/>
    <w:rsid w:val="00E06E8E"/>
    <w:rsid w:val="00E078F2"/>
    <w:rsid w:val="00E10095"/>
    <w:rsid w:val="00E10530"/>
    <w:rsid w:val="00E108F1"/>
    <w:rsid w:val="00E133F0"/>
    <w:rsid w:val="00E13F3C"/>
    <w:rsid w:val="00E155A5"/>
    <w:rsid w:val="00E16CEE"/>
    <w:rsid w:val="00E20B79"/>
    <w:rsid w:val="00E2182A"/>
    <w:rsid w:val="00E22CA5"/>
    <w:rsid w:val="00E26410"/>
    <w:rsid w:val="00E30617"/>
    <w:rsid w:val="00E3062B"/>
    <w:rsid w:val="00E31456"/>
    <w:rsid w:val="00E32476"/>
    <w:rsid w:val="00E32AFA"/>
    <w:rsid w:val="00E3365F"/>
    <w:rsid w:val="00E3401A"/>
    <w:rsid w:val="00E35805"/>
    <w:rsid w:val="00E401EA"/>
    <w:rsid w:val="00E40C2C"/>
    <w:rsid w:val="00E43D29"/>
    <w:rsid w:val="00E4443F"/>
    <w:rsid w:val="00E45214"/>
    <w:rsid w:val="00E52CAB"/>
    <w:rsid w:val="00E530EF"/>
    <w:rsid w:val="00E5343C"/>
    <w:rsid w:val="00E61DC7"/>
    <w:rsid w:val="00E61E59"/>
    <w:rsid w:val="00E61F4E"/>
    <w:rsid w:val="00E702A5"/>
    <w:rsid w:val="00E70593"/>
    <w:rsid w:val="00E70D76"/>
    <w:rsid w:val="00E70E9A"/>
    <w:rsid w:val="00E74FDA"/>
    <w:rsid w:val="00E75AD7"/>
    <w:rsid w:val="00E76732"/>
    <w:rsid w:val="00E91555"/>
    <w:rsid w:val="00E91B6A"/>
    <w:rsid w:val="00E95F91"/>
    <w:rsid w:val="00E975D9"/>
    <w:rsid w:val="00EA2BC0"/>
    <w:rsid w:val="00EA3221"/>
    <w:rsid w:val="00EA4E69"/>
    <w:rsid w:val="00EA5054"/>
    <w:rsid w:val="00EB03D1"/>
    <w:rsid w:val="00EB278F"/>
    <w:rsid w:val="00EB6F69"/>
    <w:rsid w:val="00ED1508"/>
    <w:rsid w:val="00ED1B27"/>
    <w:rsid w:val="00ED26B6"/>
    <w:rsid w:val="00ED2F5A"/>
    <w:rsid w:val="00ED482E"/>
    <w:rsid w:val="00ED71F4"/>
    <w:rsid w:val="00EE2213"/>
    <w:rsid w:val="00EE536A"/>
    <w:rsid w:val="00EE6E4D"/>
    <w:rsid w:val="00EF1FC0"/>
    <w:rsid w:val="00EF23E0"/>
    <w:rsid w:val="00EF5AA9"/>
    <w:rsid w:val="00EF5F3D"/>
    <w:rsid w:val="00EF7311"/>
    <w:rsid w:val="00F001CB"/>
    <w:rsid w:val="00F002A7"/>
    <w:rsid w:val="00F0093E"/>
    <w:rsid w:val="00F00D95"/>
    <w:rsid w:val="00F013E5"/>
    <w:rsid w:val="00F021C5"/>
    <w:rsid w:val="00F029B6"/>
    <w:rsid w:val="00F05CDA"/>
    <w:rsid w:val="00F060EA"/>
    <w:rsid w:val="00F20AFD"/>
    <w:rsid w:val="00F248BF"/>
    <w:rsid w:val="00F25EA1"/>
    <w:rsid w:val="00F25EBB"/>
    <w:rsid w:val="00F3152E"/>
    <w:rsid w:val="00F31F56"/>
    <w:rsid w:val="00F36239"/>
    <w:rsid w:val="00F36B64"/>
    <w:rsid w:val="00F4636D"/>
    <w:rsid w:val="00F47754"/>
    <w:rsid w:val="00F50475"/>
    <w:rsid w:val="00F51C5B"/>
    <w:rsid w:val="00F533D7"/>
    <w:rsid w:val="00F53E91"/>
    <w:rsid w:val="00F549EF"/>
    <w:rsid w:val="00F5544B"/>
    <w:rsid w:val="00F56968"/>
    <w:rsid w:val="00F60617"/>
    <w:rsid w:val="00F6128F"/>
    <w:rsid w:val="00F61B8B"/>
    <w:rsid w:val="00F65477"/>
    <w:rsid w:val="00F65679"/>
    <w:rsid w:val="00F70E10"/>
    <w:rsid w:val="00F722D7"/>
    <w:rsid w:val="00F7301D"/>
    <w:rsid w:val="00F736B5"/>
    <w:rsid w:val="00F7541F"/>
    <w:rsid w:val="00F75C04"/>
    <w:rsid w:val="00F77888"/>
    <w:rsid w:val="00F77E6F"/>
    <w:rsid w:val="00F806C5"/>
    <w:rsid w:val="00F815A5"/>
    <w:rsid w:val="00F900EB"/>
    <w:rsid w:val="00F92027"/>
    <w:rsid w:val="00F93097"/>
    <w:rsid w:val="00F97D2E"/>
    <w:rsid w:val="00FA35A8"/>
    <w:rsid w:val="00FB3BB8"/>
    <w:rsid w:val="00FB415E"/>
    <w:rsid w:val="00FC11AF"/>
    <w:rsid w:val="00FC4C70"/>
    <w:rsid w:val="00FC4FA8"/>
    <w:rsid w:val="00FC57F9"/>
    <w:rsid w:val="00FD121C"/>
    <w:rsid w:val="00FD2127"/>
    <w:rsid w:val="00FD34AB"/>
    <w:rsid w:val="00FD53FC"/>
    <w:rsid w:val="00FE1D91"/>
    <w:rsid w:val="00FE3533"/>
    <w:rsid w:val="00FE63C3"/>
    <w:rsid w:val="00FE687C"/>
    <w:rsid w:val="00FF0323"/>
    <w:rsid w:val="00FF0FAB"/>
    <w:rsid w:val="00FF26B7"/>
    <w:rsid w:val="00FF3E69"/>
    <w:rsid w:val="00FF40A7"/>
    <w:rsid w:val="00FF78E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9697"/>
    <o:shapelayout v:ext="edit">
      <o:idmap v:ext="edit" data="1"/>
    </o:shapelayout>
  </w:shapeDefaults>
  <w:decimalSymbol w:val="."/>
  <w:listSeparator w:val=","/>
  <w14:docId w14:val="1F466B8A"/>
  <w15:docId w15:val="{DAA1777F-B7E2-4AE6-B845-3433B022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7D0B"/>
    <w:rPr>
      <w:sz w:val="24"/>
      <w:szCs w:val="24"/>
      <w:lang w:val="en-US" w:eastAsia="en-US"/>
    </w:rPr>
  </w:style>
  <w:style w:type="paragraph" w:styleId="Heading1">
    <w:name w:val="heading 1"/>
    <w:basedOn w:val="Normal"/>
    <w:next w:val="Normal"/>
    <w:qFormat/>
    <w:rsid w:val="00A86682"/>
    <w:pPr>
      <w:keepNext/>
      <w:widowControl w:val="0"/>
      <w:autoSpaceDE w:val="0"/>
      <w:autoSpaceDN w:val="0"/>
      <w:adjustRightInd w:val="0"/>
      <w:spacing w:before="240" w:after="40"/>
      <w:ind w:left="144"/>
      <w:outlineLvl w:val="0"/>
    </w:pPr>
    <w:rPr>
      <w:rFonts w:ascii="Arial" w:hAnsi="Arial" w:cs="Arial"/>
      <w:b/>
      <w:bCs/>
      <w:sz w:val="22"/>
      <w:szCs w:val="22"/>
    </w:rPr>
  </w:style>
  <w:style w:type="paragraph" w:styleId="Heading2">
    <w:name w:val="heading 2"/>
    <w:basedOn w:val="Normal"/>
    <w:next w:val="Normal"/>
    <w:qFormat/>
    <w:rsid w:val="00F3152E"/>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A7D69"/>
    <w:pPr>
      <w:keepNext/>
      <w:spacing w:before="240" w:after="60"/>
      <w:outlineLvl w:val="2"/>
    </w:pPr>
    <w:rPr>
      <w:rFonts w:ascii="Arial" w:hAnsi="Arial" w:cs="Arial"/>
      <w:b/>
      <w:bCs/>
      <w:sz w:val="26"/>
      <w:szCs w:val="26"/>
    </w:rPr>
  </w:style>
  <w:style w:type="paragraph" w:styleId="Heading4">
    <w:name w:val="heading 4"/>
    <w:basedOn w:val="Normal"/>
    <w:next w:val="Normal"/>
    <w:qFormat/>
    <w:rsid w:val="006A7D69"/>
    <w:pPr>
      <w:keepNext/>
      <w:spacing w:before="240" w:after="60"/>
      <w:outlineLvl w:val="3"/>
    </w:pPr>
    <w:rPr>
      <w:b/>
      <w:bCs/>
      <w:sz w:val="28"/>
      <w:szCs w:val="28"/>
    </w:rPr>
  </w:style>
  <w:style w:type="paragraph" w:styleId="Heading5">
    <w:name w:val="heading 5"/>
    <w:basedOn w:val="Normal"/>
    <w:next w:val="Normal"/>
    <w:qFormat/>
    <w:rsid w:val="006A7D69"/>
    <w:pPr>
      <w:spacing w:before="240" w:after="60"/>
      <w:outlineLvl w:val="4"/>
    </w:pPr>
    <w:rPr>
      <w:b/>
      <w:bCs/>
      <w:i/>
      <w:iCs/>
      <w:sz w:val="26"/>
      <w:szCs w:val="26"/>
    </w:rPr>
  </w:style>
  <w:style w:type="paragraph" w:styleId="Heading6">
    <w:name w:val="heading 6"/>
    <w:basedOn w:val="Normal"/>
    <w:next w:val="Normal"/>
    <w:qFormat/>
    <w:rsid w:val="006A7D69"/>
    <w:pPr>
      <w:spacing w:before="240" w:after="60"/>
      <w:outlineLvl w:val="5"/>
    </w:pPr>
    <w:rPr>
      <w:b/>
      <w:bCs/>
      <w:sz w:val="22"/>
      <w:szCs w:val="22"/>
    </w:rPr>
  </w:style>
  <w:style w:type="paragraph" w:styleId="Heading7">
    <w:name w:val="heading 7"/>
    <w:basedOn w:val="Normal"/>
    <w:next w:val="Normal"/>
    <w:qFormat/>
    <w:rsid w:val="006A7D69"/>
    <w:pPr>
      <w:spacing w:before="240" w:after="60"/>
      <w:outlineLvl w:val="6"/>
    </w:pPr>
  </w:style>
  <w:style w:type="paragraph" w:styleId="Heading8">
    <w:name w:val="heading 8"/>
    <w:basedOn w:val="Normal"/>
    <w:next w:val="Normal"/>
    <w:qFormat/>
    <w:rsid w:val="006A7D6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D57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D87ABA"/>
    <w:pPr>
      <w:tabs>
        <w:tab w:val="center" w:pos="4320"/>
        <w:tab w:val="right" w:pos="8640"/>
      </w:tabs>
    </w:pPr>
  </w:style>
  <w:style w:type="paragraph" w:styleId="Footer">
    <w:name w:val="footer"/>
    <w:basedOn w:val="Normal"/>
    <w:rsid w:val="00D87ABA"/>
    <w:pPr>
      <w:tabs>
        <w:tab w:val="center" w:pos="4320"/>
        <w:tab w:val="right" w:pos="8640"/>
      </w:tabs>
    </w:pPr>
  </w:style>
  <w:style w:type="paragraph" w:styleId="BodyText">
    <w:name w:val="Body Text"/>
    <w:basedOn w:val="Normal"/>
    <w:rsid w:val="00B841E2"/>
    <w:pPr>
      <w:spacing w:before="60" w:after="60"/>
      <w:jc w:val="both"/>
    </w:pPr>
    <w:rPr>
      <w:rFonts w:ascii="Arial" w:eastAsia="PMingLiU" w:hAnsi="Arial"/>
      <w:sz w:val="20"/>
      <w:szCs w:val="20"/>
    </w:rPr>
  </w:style>
  <w:style w:type="paragraph" w:styleId="BodyTextIndent">
    <w:name w:val="Body Text Indent"/>
    <w:basedOn w:val="Normal"/>
    <w:rsid w:val="00B841E2"/>
    <w:pPr>
      <w:ind w:left="1440" w:hanging="720"/>
      <w:jc w:val="both"/>
    </w:pPr>
    <w:rPr>
      <w:rFonts w:ascii="Arial" w:eastAsia="PMingLiU" w:hAnsi="Arial"/>
      <w:sz w:val="20"/>
      <w:szCs w:val="20"/>
    </w:rPr>
  </w:style>
  <w:style w:type="paragraph" w:styleId="BodyTextIndent2">
    <w:name w:val="Body Text Indent 2"/>
    <w:basedOn w:val="Normal"/>
    <w:rsid w:val="00B841E2"/>
    <w:pPr>
      <w:spacing w:before="120" w:after="120"/>
      <w:ind w:left="720" w:hanging="720"/>
      <w:jc w:val="both"/>
    </w:pPr>
    <w:rPr>
      <w:rFonts w:ascii="Arial" w:eastAsia="PMingLiU" w:hAnsi="Arial"/>
      <w:sz w:val="20"/>
      <w:szCs w:val="20"/>
    </w:rPr>
  </w:style>
  <w:style w:type="paragraph" w:styleId="BodyText2">
    <w:name w:val="Body Text 2"/>
    <w:basedOn w:val="Normal"/>
    <w:rsid w:val="00B841E2"/>
    <w:pPr>
      <w:widowControl w:val="0"/>
      <w:tabs>
        <w:tab w:val="left" w:pos="0"/>
      </w:tabs>
    </w:pPr>
    <w:rPr>
      <w:rFonts w:eastAsia="PMingLiU"/>
      <w:sz w:val="22"/>
      <w:szCs w:val="20"/>
    </w:rPr>
  </w:style>
  <w:style w:type="character" w:customStyle="1" w:styleId="Run-inSidehd">
    <w:name w:val="Run-in Sidehd"/>
    <w:basedOn w:val="DefaultParagraphFont"/>
    <w:rsid w:val="00A86682"/>
    <w:rPr>
      <w:b/>
      <w:bCs/>
    </w:rPr>
  </w:style>
  <w:style w:type="paragraph" w:styleId="BalloonText">
    <w:name w:val="Balloon Text"/>
    <w:basedOn w:val="Normal"/>
    <w:semiHidden/>
    <w:rsid w:val="006D7D48"/>
    <w:rPr>
      <w:rFonts w:ascii="Tahoma" w:hAnsi="Tahoma" w:cs="Tahoma"/>
      <w:sz w:val="16"/>
      <w:szCs w:val="16"/>
    </w:rPr>
  </w:style>
  <w:style w:type="paragraph" w:styleId="NormalWeb">
    <w:name w:val="Normal (Web)"/>
    <w:basedOn w:val="Normal"/>
    <w:rsid w:val="00282B6C"/>
    <w:pPr>
      <w:spacing w:before="100" w:beforeAutospacing="1" w:after="100" w:afterAutospacing="1"/>
    </w:pPr>
  </w:style>
  <w:style w:type="paragraph" w:styleId="PlainText">
    <w:name w:val="Plain Text"/>
    <w:basedOn w:val="Normal"/>
    <w:rsid w:val="006A7D69"/>
    <w:rPr>
      <w:rFonts w:ascii="Courier New" w:hAnsi="Courier New"/>
      <w:sz w:val="20"/>
      <w:szCs w:val="20"/>
    </w:rPr>
  </w:style>
  <w:style w:type="paragraph" w:styleId="BodyTextIndent3">
    <w:name w:val="Body Text Indent 3"/>
    <w:basedOn w:val="Normal"/>
    <w:rsid w:val="0038439C"/>
    <w:pPr>
      <w:spacing w:after="120"/>
      <w:ind w:left="360"/>
    </w:pPr>
    <w:rPr>
      <w:sz w:val="16"/>
      <w:szCs w:val="16"/>
    </w:rPr>
  </w:style>
  <w:style w:type="paragraph" w:styleId="BlockText">
    <w:name w:val="Block Text"/>
    <w:basedOn w:val="Normal"/>
    <w:rsid w:val="0038439C"/>
    <w:pPr>
      <w:widowControl w:val="0"/>
      <w:adjustRightInd w:val="0"/>
      <w:snapToGrid w:val="0"/>
      <w:ind w:leftChars="300" w:left="720" w:right="57"/>
      <w:jc w:val="both"/>
    </w:pPr>
    <w:rPr>
      <w:rFonts w:eastAsia="PMingLiU"/>
      <w:kern w:val="2"/>
      <w:lang w:val="en-GB" w:eastAsia="zh-TW"/>
    </w:rPr>
  </w:style>
  <w:style w:type="paragraph" w:styleId="DocumentMap">
    <w:name w:val="Document Map"/>
    <w:basedOn w:val="Normal"/>
    <w:semiHidden/>
    <w:rsid w:val="00D0335D"/>
    <w:pPr>
      <w:shd w:val="clear" w:color="auto" w:fill="000080"/>
    </w:pPr>
    <w:rPr>
      <w:rFonts w:ascii="Tahoma" w:hAnsi="Tahoma" w:cs="Tahoma"/>
    </w:rPr>
  </w:style>
  <w:style w:type="character" w:styleId="Hyperlink">
    <w:name w:val="Hyperlink"/>
    <w:basedOn w:val="DefaultParagraphFont"/>
    <w:rsid w:val="00914F30"/>
    <w:rPr>
      <w:color w:val="0000FF"/>
      <w:u w:val="single"/>
    </w:rPr>
  </w:style>
  <w:style w:type="paragraph" w:styleId="Date">
    <w:name w:val="Date"/>
    <w:basedOn w:val="Normal"/>
    <w:next w:val="Normal"/>
    <w:rsid w:val="00AF07FE"/>
  </w:style>
  <w:style w:type="paragraph" w:customStyle="1" w:styleId="CityState">
    <w:name w:val="City/State"/>
    <w:basedOn w:val="BodyText"/>
    <w:rsid w:val="00313BB8"/>
    <w:pPr>
      <w:keepNext/>
      <w:pBdr>
        <w:left w:val="single" w:sz="6" w:space="5" w:color="auto"/>
      </w:pBdr>
      <w:overflowPunct w:val="0"/>
      <w:autoSpaceDE w:val="0"/>
      <w:autoSpaceDN w:val="0"/>
      <w:adjustRightInd w:val="0"/>
      <w:spacing w:before="0" w:after="0"/>
      <w:jc w:val="left"/>
      <w:textAlignment w:val="baseline"/>
    </w:pPr>
    <w:rPr>
      <w:rFonts w:ascii="Times New Roman" w:hAnsi="Times New Roman"/>
      <w:b/>
      <w:i/>
      <w:lang w:eastAsia="zh-TW"/>
    </w:rPr>
  </w:style>
  <w:style w:type="character" w:customStyle="1" w:styleId="Job">
    <w:name w:val="Job"/>
    <w:rsid w:val="00313BB8"/>
    <w:rPr>
      <w:i/>
    </w:rPr>
  </w:style>
  <w:style w:type="paragraph" w:styleId="ListParagraph">
    <w:name w:val="List Paragraph"/>
    <w:basedOn w:val="Normal"/>
    <w:uiPriority w:val="34"/>
    <w:qFormat/>
    <w:rsid w:val="00820A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865372">
      <w:bodyDiv w:val="1"/>
      <w:marLeft w:val="0"/>
      <w:marRight w:val="0"/>
      <w:marTop w:val="0"/>
      <w:marBottom w:val="0"/>
      <w:divBdr>
        <w:top w:val="none" w:sz="0" w:space="0" w:color="auto"/>
        <w:left w:val="none" w:sz="0" w:space="0" w:color="auto"/>
        <w:bottom w:val="none" w:sz="0" w:space="0" w:color="auto"/>
        <w:right w:val="none" w:sz="0" w:space="0" w:color="auto"/>
      </w:divBdr>
    </w:div>
    <w:div w:id="305474029">
      <w:bodyDiv w:val="1"/>
      <w:marLeft w:val="0"/>
      <w:marRight w:val="0"/>
      <w:marTop w:val="0"/>
      <w:marBottom w:val="0"/>
      <w:divBdr>
        <w:top w:val="none" w:sz="0" w:space="0" w:color="auto"/>
        <w:left w:val="none" w:sz="0" w:space="0" w:color="auto"/>
        <w:bottom w:val="none" w:sz="0" w:space="0" w:color="auto"/>
        <w:right w:val="none" w:sz="0" w:space="0" w:color="auto"/>
      </w:divBdr>
    </w:div>
    <w:div w:id="1290354079">
      <w:bodyDiv w:val="1"/>
      <w:marLeft w:val="0"/>
      <w:marRight w:val="0"/>
      <w:marTop w:val="0"/>
      <w:marBottom w:val="0"/>
      <w:divBdr>
        <w:top w:val="none" w:sz="0" w:space="0" w:color="auto"/>
        <w:left w:val="none" w:sz="0" w:space="0" w:color="auto"/>
        <w:bottom w:val="none" w:sz="0" w:space="0" w:color="auto"/>
        <w:right w:val="none" w:sz="0" w:space="0" w:color="auto"/>
      </w:divBdr>
      <w:divsChild>
        <w:div w:id="183327746">
          <w:marLeft w:val="0"/>
          <w:marRight w:val="0"/>
          <w:marTop w:val="0"/>
          <w:marBottom w:val="0"/>
          <w:divBdr>
            <w:top w:val="none" w:sz="0" w:space="0" w:color="auto"/>
            <w:left w:val="none" w:sz="0" w:space="0" w:color="auto"/>
            <w:bottom w:val="none" w:sz="0" w:space="0" w:color="auto"/>
            <w:right w:val="none" w:sz="0" w:space="0" w:color="auto"/>
          </w:divBdr>
        </w:div>
      </w:divsChild>
    </w:div>
    <w:div w:id="1350990528">
      <w:bodyDiv w:val="1"/>
      <w:marLeft w:val="0"/>
      <w:marRight w:val="0"/>
      <w:marTop w:val="0"/>
      <w:marBottom w:val="0"/>
      <w:divBdr>
        <w:top w:val="none" w:sz="0" w:space="0" w:color="auto"/>
        <w:left w:val="none" w:sz="0" w:space="0" w:color="auto"/>
        <w:bottom w:val="none" w:sz="0" w:space="0" w:color="auto"/>
        <w:right w:val="none" w:sz="0" w:space="0" w:color="auto"/>
      </w:divBdr>
    </w:div>
    <w:div w:id="1560358361">
      <w:bodyDiv w:val="1"/>
      <w:marLeft w:val="0"/>
      <w:marRight w:val="0"/>
      <w:marTop w:val="0"/>
      <w:marBottom w:val="0"/>
      <w:divBdr>
        <w:top w:val="none" w:sz="0" w:space="0" w:color="auto"/>
        <w:left w:val="none" w:sz="0" w:space="0" w:color="auto"/>
        <w:bottom w:val="none" w:sz="0" w:space="0" w:color="auto"/>
        <w:right w:val="none" w:sz="0" w:space="0" w:color="auto"/>
      </w:divBdr>
    </w:div>
    <w:div w:id="1632134207">
      <w:bodyDiv w:val="1"/>
      <w:marLeft w:val="0"/>
      <w:marRight w:val="0"/>
      <w:marTop w:val="0"/>
      <w:marBottom w:val="0"/>
      <w:divBdr>
        <w:top w:val="none" w:sz="0" w:space="0" w:color="auto"/>
        <w:left w:val="none" w:sz="0" w:space="0" w:color="auto"/>
        <w:bottom w:val="none" w:sz="0" w:space="0" w:color="auto"/>
        <w:right w:val="none" w:sz="0" w:space="0" w:color="auto"/>
      </w:divBdr>
    </w:div>
    <w:div w:id="1636334744">
      <w:bodyDiv w:val="1"/>
      <w:marLeft w:val="0"/>
      <w:marRight w:val="0"/>
      <w:marTop w:val="0"/>
      <w:marBottom w:val="0"/>
      <w:divBdr>
        <w:top w:val="none" w:sz="0" w:space="0" w:color="auto"/>
        <w:left w:val="none" w:sz="0" w:space="0" w:color="auto"/>
        <w:bottom w:val="none" w:sz="0" w:space="0" w:color="auto"/>
        <w:right w:val="none" w:sz="0" w:space="0" w:color="auto"/>
      </w:divBdr>
      <w:divsChild>
        <w:div w:id="610939943">
          <w:marLeft w:val="0"/>
          <w:marRight w:val="0"/>
          <w:marTop w:val="0"/>
          <w:marBottom w:val="0"/>
          <w:divBdr>
            <w:top w:val="none" w:sz="0" w:space="0" w:color="auto"/>
            <w:left w:val="none" w:sz="0" w:space="0" w:color="auto"/>
            <w:bottom w:val="none" w:sz="0" w:space="0" w:color="auto"/>
            <w:right w:val="none" w:sz="0" w:space="0" w:color="auto"/>
          </w:divBdr>
        </w:div>
        <w:div w:id="939794162">
          <w:marLeft w:val="0"/>
          <w:marRight w:val="0"/>
          <w:marTop w:val="0"/>
          <w:marBottom w:val="0"/>
          <w:divBdr>
            <w:top w:val="none" w:sz="0" w:space="0" w:color="auto"/>
            <w:left w:val="none" w:sz="0" w:space="0" w:color="auto"/>
            <w:bottom w:val="none" w:sz="0" w:space="0" w:color="auto"/>
            <w:right w:val="none" w:sz="0" w:space="0" w:color="auto"/>
          </w:divBdr>
        </w:div>
        <w:div w:id="1039168319">
          <w:marLeft w:val="0"/>
          <w:marRight w:val="0"/>
          <w:marTop w:val="0"/>
          <w:marBottom w:val="0"/>
          <w:divBdr>
            <w:top w:val="none" w:sz="0" w:space="0" w:color="auto"/>
            <w:left w:val="none" w:sz="0" w:space="0" w:color="auto"/>
            <w:bottom w:val="none" w:sz="0" w:space="0" w:color="auto"/>
            <w:right w:val="none" w:sz="0" w:space="0" w:color="auto"/>
          </w:divBdr>
        </w:div>
        <w:div w:id="1142768508">
          <w:marLeft w:val="0"/>
          <w:marRight w:val="0"/>
          <w:marTop w:val="0"/>
          <w:marBottom w:val="0"/>
          <w:divBdr>
            <w:top w:val="none" w:sz="0" w:space="0" w:color="auto"/>
            <w:left w:val="none" w:sz="0" w:space="0" w:color="auto"/>
            <w:bottom w:val="none" w:sz="0" w:space="0" w:color="auto"/>
            <w:right w:val="none" w:sz="0" w:space="0" w:color="auto"/>
          </w:divBdr>
        </w:div>
        <w:div w:id="1167477909">
          <w:marLeft w:val="0"/>
          <w:marRight w:val="0"/>
          <w:marTop w:val="0"/>
          <w:marBottom w:val="0"/>
          <w:divBdr>
            <w:top w:val="none" w:sz="0" w:space="0" w:color="auto"/>
            <w:left w:val="none" w:sz="0" w:space="0" w:color="auto"/>
            <w:bottom w:val="none" w:sz="0" w:space="0" w:color="auto"/>
            <w:right w:val="none" w:sz="0" w:space="0" w:color="auto"/>
          </w:divBdr>
        </w:div>
        <w:div w:id="1254167174">
          <w:marLeft w:val="0"/>
          <w:marRight w:val="0"/>
          <w:marTop w:val="0"/>
          <w:marBottom w:val="0"/>
          <w:divBdr>
            <w:top w:val="none" w:sz="0" w:space="0" w:color="auto"/>
            <w:left w:val="none" w:sz="0" w:space="0" w:color="auto"/>
            <w:bottom w:val="none" w:sz="0" w:space="0" w:color="auto"/>
            <w:right w:val="none" w:sz="0" w:space="0" w:color="auto"/>
          </w:divBdr>
        </w:div>
        <w:div w:id="1517579200">
          <w:marLeft w:val="0"/>
          <w:marRight w:val="0"/>
          <w:marTop w:val="0"/>
          <w:marBottom w:val="0"/>
          <w:divBdr>
            <w:top w:val="none" w:sz="0" w:space="0" w:color="auto"/>
            <w:left w:val="none" w:sz="0" w:space="0" w:color="auto"/>
            <w:bottom w:val="none" w:sz="0" w:space="0" w:color="auto"/>
            <w:right w:val="none" w:sz="0" w:space="0" w:color="auto"/>
          </w:divBdr>
        </w:div>
        <w:div w:id="1600333639">
          <w:marLeft w:val="0"/>
          <w:marRight w:val="0"/>
          <w:marTop w:val="0"/>
          <w:marBottom w:val="0"/>
          <w:divBdr>
            <w:top w:val="none" w:sz="0" w:space="0" w:color="auto"/>
            <w:left w:val="none" w:sz="0" w:space="0" w:color="auto"/>
            <w:bottom w:val="none" w:sz="0" w:space="0" w:color="auto"/>
            <w:right w:val="none" w:sz="0" w:space="0" w:color="auto"/>
          </w:divBdr>
        </w:div>
        <w:div w:id="1768576198">
          <w:marLeft w:val="0"/>
          <w:marRight w:val="0"/>
          <w:marTop w:val="0"/>
          <w:marBottom w:val="0"/>
          <w:divBdr>
            <w:top w:val="none" w:sz="0" w:space="0" w:color="auto"/>
            <w:left w:val="none" w:sz="0" w:space="0" w:color="auto"/>
            <w:bottom w:val="none" w:sz="0" w:space="0" w:color="auto"/>
            <w:right w:val="none" w:sz="0" w:space="0" w:color="auto"/>
          </w:divBdr>
        </w:div>
        <w:div w:id="2105414977">
          <w:marLeft w:val="0"/>
          <w:marRight w:val="0"/>
          <w:marTop w:val="0"/>
          <w:marBottom w:val="0"/>
          <w:divBdr>
            <w:top w:val="none" w:sz="0" w:space="0" w:color="auto"/>
            <w:left w:val="none" w:sz="0" w:space="0" w:color="auto"/>
            <w:bottom w:val="none" w:sz="0" w:space="0" w:color="auto"/>
            <w:right w:val="none" w:sz="0" w:space="0" w:color="auto"/>
          </w:divBdr>
        </w:div>
        <w:div w:id="2122215557">
          <w:marLeft w:val="0"/>
          <w:marRight w:val="0"/>
          <w:marTop w:val="0"/>
          <w:marBottom w:val="0"/>
          <w:divBdr>
            <w:top w:val="none" w:sz="0" w:space="0" w:color="auto"/>
            <w:left w:val="none" w:sz="0" w:space="0" w:color="auto"/>
            <w:bottom w:val="none" w:sz="0" w:space="0" w:color="auto"/>
            <w:right w:val="none" w:sz="0" w:space="0" w:color="auto"/>
          </w:divBdr>
        </w:div>
      </w:divsChild>
    </w:div>
    <w:div w:id="183140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1132</TotalTime>
  <Pages>13</Pages>
  <Words>1485</Words>
  <Characters>8873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Understanding of the requirements for the CFRTI project</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of the requirements for the CFRTI project</dc:title>
  <dc:creator>Mark Panckhurst</dc:creator>
  <cp:lastModifiedBy>HEAD - Mike Atkin</cp:lastModifiedBy>
  <cp:revision>13</cp:revision>
  <cp:lastPrinted>2022-11-23T01:26:00Z</cp:lastPrinted>
  <dcterms:created xsi:type="dcterms:W3CDTF">2022-11-22T06:21:00Z</dcterms:created>
  <dcterms:modified xsi:type="dcterms:W3CDTF">2022-11-23T01:27:00Z</dcterms:modified>
</cp:coreProperties>
</file>